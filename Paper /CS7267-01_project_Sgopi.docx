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EE3D4" w14:textId="77777777" w:rsidR="00267392" w:rsidRPr="00DE6D37" w:rsidRDefault="00267392" w:rsidP="00ED3DC4">
      <w:pPr>
        <w:spacing w:line="360" w:lineRule="auto"/>
        <w:jc w:val="center"/>
      </w:pPr>
      <w:r w:rsidRPr="00DE6D37">
        <w:t>Kennesaw State University</w:t>
      </w:r>
    </w:p>
    <w:p w14:paraId="7D26FD0D" w14:textId="77777777" w:rsidR="00267392" w:rsidRPr="00DE6D37" w:rsidRDefault="00267392" w:rsidP="00ED3DC4">
      <w:pPr>
        <w:spacing w:line="360" w:lineRule="auto"/>
        <w:jc w:val="center"/>
      </w:pPr>
      <w:r w:rsidRPr="00DE6D37">
        <w:t>College of Computing and Software Engineering</w:t>
      </w:r>
    </w:p>
    <w:p w14:paraId="5BC6CF09" w14:textId="77777777" w:rsidR="00267392" w:rsidRPr="00DE6D37" w:rsidRDefault="00267392" w:rsidP="00ED3DC4">
      <w:pPr>
        <w:spacing w:line="360" w:lineRule="auto"/>
        <w:jc w:val="center"/>
      </w:pPr>
      <w:r w:rsidRPr="00DE6D37">
        <w:t>Department of Computer science</w:t>
      </w:r>
    </w:p>
    <w:p w14:paraId="75017B16" w14:textId="77777777" w:rsidR="00267392" w:rsidRPr="00DE6D37" w:rsidRDefault="00267392" w:rsidP="00ED3DC4">
      <w:pPr>
        <w:spacing w:line="360" w:lineRule="auto"/>
        <w:jc w:val="center"/>
      </w:pPr>
    </w:p>
    <w:p w14:paraId="54DBEDA2" w14:textId="77777777" w:rsidR="00267392" w:rsidRPr="00DE6D37" w:rsidRDefault="00267392" w:rsidP="00ED3DC4">
      <w:pPr>
        <w:spacing w:line="360" w:lineRule="auto"/>
        <w:jc w:val="center"/>
      </w:pPr>
    </w:p>
    <w:p w14:paraId="14383666" w14:textId="77777777" w:rsidR="00267392" w:rsidRPr="00DE6D37" w:rsidRDefault="00267392" w:rsidP="00ED3DC4">
      <w:pPr>
        <w:spacing w:line="360" w:lineRule="auto"/>
        <w:jc w:val="center"/>
      </w:pPr>
    </w:p>
    <w:p w14:paraId="4B8B92AA" w14:textId="77777777" w:rsidR="00267392" w:rsidRPr="00DE6D37" w:rsidRDefault="00267392" w:rsidP="00ED3DC4">
      <w:pPr>
        <w:spacing w:line="360" w:lineRule="auto"/>
      </w:pPr>
    </w:p>
    <w:p w14:paraId="448652A8" w14:textId="64BF8352" w:rsidR="00267392" w:rsidRPr="00DE6D37" w:rsidRDefault="00267392" w:rsidP="00ED3DC4">
      <w:pPr>
        <w:spacing w:line="360" w:lineRule="auto"/>
        <w:jc w:val="center"/>
      </w:pPr>
      <w:r w:rsidRPr="00DE6D37">
        <w:t>CS</w:t>
      </w:r>
      <w:r w:rsidR="008217C2" w:rsidRPr="00DE6D37">
        <w:t>7267</w:t>
      </w:r>
      <w:r w:rsidRPr="00DE6D37">
        <w:t>-01</w:t>
      </w:r>
    </w:p>
    <w:p w14:paraId="701DDB22" w14:textId="56DE333E" w:rsidR="00267392" w:rsidRPr="00DE6D37" w:rsidRDefault="00893435" w:rsidP="00ED3DC4">
      <w:pPr>
        <w:spacing w:line="360" w:lineRule="auto"/>
        <w:jc w:val="center"/>
      </w:pPr>
      <w:r w:rsidRPr="00DE6D37">
        <w:t>Machine Learning</w:t>
      </w:r>
    </w:p>
    <w:p w14:paraId="446C9AF7" w14:textId="0E5985ED" w:rsidR="00267392" w:rsidRPr="00DE6D37" w:rsidRDefault="00267392" w:rsidP="00ED3DC4">
      <w:pPr>
        <w:spacing w:line="360" w:lineRule="auto"/>
        <w:jc w:val="center"/>
      </w:pPr>
      <w:r w:rsidRPr="00DE6D37">
        <w:t xml:space="preserve">Name of Assignment: </w:t>
      </w:r>
      <w:r w:rsidR="008217C2" w:rsidRPr="00DE6D37">
        <w:t>Project</w:t>
      </w:r>
      <w:del w:id="0" w:author="Sreekanth  Gopi" w:date="2022-12-11T05:08:00Z">
        <w:r w:rsidR="00F63D0B" w:rsidDel="0005342C">
          <w:delText xml:space="preserve"> 1</w:delText>
        </w:r>
      </w:del>
    </w:p>
    <w:p w14:paraId="1581DA10" w14:textId="77777777" w:rsidR="00267392" w:rsidRPr="00DE6D37" w:rsidRDefault="00267392" w:rsidP="00ED3DC4">
      <w:pPr>
        <w:spacing w:line="360" w:lineRule="auto"/>
        <w:jc w:val="center"/>
      </w:pPr>
      <w:r w:rsidRPr="00DE6D37">
        <w:t xml:space="preserve">Name: Sreekanth Gopi </w:t>
      </w:r>
    </w:p>
    <w:p w14:paraId="3197539B" w14:textId="77777777" w:rsidR="00267392" w:rsidRPr="00DE6D37" w:rsidRDefault="00267392" w:rsidP="00ED3DC4">
      <w:pPr>
        <w:spacing w:line="360" w:lineRule="auto"/>
        <w:jc w:val="center"/>
      </w:pPr>
      <w:r w:rsidRPr="00DE6D37">
        <w:t>Email: sgopi@students.kennesaw.edu</w:t>
      </w:r>
    </w:p>
    <w:p w14:paraId="156F3934" w14:textId="77777777" w:rsidR="00267392" w:rsidRPr="00DE6D37" w:rsidRDefault="00267392" w:rsidP="00ED3DC4">
      <w:pPr>
        <w:spacing w:line="360" w:lineRule="auto"/>
        <w:jc w:val="center"/>
      </w:pPr>
      <w:r w:rsidRPr="00DE6D37">
        <w:t>KSU ID 001051267</w:t>
      </w:r>
    </w:p>
    <w:p w14:paraId="66F235D6" w14:textId="1C71AC97" w:rsidR="00267392" w:rsidRPr="00DE6D37" w:rsidRDefault="00267392" w:rsidP="00ED3DC4">
      <w:pPr>
        <w:spacing w:line="360" w:lineRule="auto"/>
        <w:jc w:val="center"/>
      </w:pPr>
      <w:r w:rsidRPr="00DE6D37">
        <w:t xml:space="preserve">Date: </w:t>
      </w:r>
      <w:del w:id="1" w:author="Sreekanth  Gopi" w:date="2022-11-29T12:21:00Z">
        <w:r w:rsidR="008217C2" w:rsidRPr="00DE6D37" w:rsidDel="00457EA0">
          <w:delText>09</w:delText>
        </w:r>
      </w:del>
      <w:ins w:id="2" w:author="Sreekanth  Gopi" w:date="2022-11-29T12:21:00Z">
        <w:r w:rsidR="00457EA0">
          <w:t>12</w:t>
        </w:r>
      </w:ins>
      <w:r w:rsidRPr="00DE6D37">
        <w:t>/</w:t>
      </w:r>
      <w:del w:id="3" w:author="Sreekanth  Gopi" w:date="2022-11-29T12:21:00Z">
        <w:r w:rsidR="008217C2" w:rsidRPr="00DE6D37" w:rsidDel="00457EA0">
          <w:delText>14</w:delText>
        </w:r>
      </w:del>
      <w:ins w:id="4" w:author="Sreekanth  Gopi" w:date="2022-12-11T05:09:00Z">
        <w:r w:rsidR="00A55B43">
          <w:t>12</w:t>
        </w:r>
      </w:ins>
      <w:r w:rsidRPr="00DE6D37">
        <w:t>/2022</w:t>
      </w:r>
    </w:p>
    <w:p w14:paraId="75084A8D" w14:textId="77777777" w:rsidR="00267392" w:rsidRPr="00DE6D37" w:rsidRDefault="00267392" w:rsidP="00ED3DC4">
      <w:pPr>
        <w:spacing w:line="360" w:lineRule="auto"/>
      </w:pPr>
      <w:r w:rsidRPr="00DE6D37">
        <w:br w:type="page"/>
      </w:r>
    </w:p>
    <w:p w14:paraId="021942CD" w14:textId="461C1A97" w:rsidR="003205A6" w:rsidDel="00061C2F" w:rsidRDefault="00061C2F" w:rsidP="6F08318B">
      <w:pPr>
        <w:autoSpaceDE w:val="0"/>
        <w:autoSpaceDN w:val="0"/>
        <w:adjustRightInd w:val="0"/>
        <w:spacing w:line="360" w:lineRule="auto"/>
        <w:ind w:firstLine="720"/>
        <w:rPr>
          <w:del w:id="5" w:author="Sreekanth  Gopi" w:date="2022-11-29T12:22:00Z"/>
          <w:b/>
          <w:bCs/>
          <w:sz w:val="28"/>
          <w:szCs w:val="28"/>
        </w:rPr>
      </w:pPr>
      <w:r w:rsidRPr="00061C2F">
        <w:rPr>
          <w:b/>
          <w:bCs/>
          <w:sz w:val="28"/>
          <w:szCs w:val="28"/>
        </w:rPr>
        <w:lastRenderedPageBreak/>
        <w:t>EEG classification using Neural Network – An Application of Machine Learning in Classification of attention deficiency, to measure the effect of </w:t>
      </w:r>
      <w:proofErr w:type="spellStart"/>
      <w:r w:rsidRPr="00061C2F">
        <w:rPr>
          <w:b/>
          <w:bCs/>
          <w:sz w:val="28"/>
          <w:szCs w:val="28"/>
        </w:rPr>
        <w:t>Chak</w:t>
      </w:r>
      <w:ins w:id="6" w:author="Sreekanth  Gopi" w:date="2022-12-11T05:09:00Z">
        <w:r w:rsidR="005F478E">
          <w:rPr>
            <w:b/>
            <w:bCs/>
            <w:sz w:val="28"/>
            <w:szCs w:val="28"/>
          </w:rPr>
          <w:t>r</w:t>
        </w:r>
      </w:ins>
      <w:r w:rsidRPr="00061C2F">
        <w:rPr>
          <w:b/>
          <w:bCs/>
          <w:sz w:val="28"/>
          <w:szCs w:val="28"/>
        </w:rPr>
        <w:t>aMar</w:t>
      </w:r>
      <w:ins w:id="7" w:author="Sreekanth  Gopi" w:date="2022-12-11T05:09:00Z">
        <w:r w:rsidR="005F478E">
          <w:rPr>
            <w:b/>
            <w:bCs/>
            <w:sz w:val="28"/>
            <w:szCs w:val="28"/>
          </w:rPr>
          <w:t>m</w:t>
        </w:r>
      </w:ins>
      <w:del w:id="8" w:author="Sreekanth  Gopi" w:date="2022-12-11T05:09:00Z">
        <w:r w:rsidRPr="00061C2F" w:rsidDel="005F478E">
          <w:rPr>
            <w:b/>
            <w:bCs/>
            <w:sz w:val="28"/>
            <w:szCs w:val="28"/>
          </w:rPr>
          <w:delText>k</w:delText>
        </w:r>
      </w:del>
      <w:r w:rsidRPr="00061C2F">
        <w:rPr>
          <w:b/>
          <w:bCs/>
          <w:sz w:val="28"/>
          <w:szCs w:val="28"/>
        </w:rPr>
        <w:t>aKosha</w:t>
      </w:r>
      <w:proofErr w:type="spellEnd"/>
      <w:r w:rsidRPr="00061C2F">
        <w:rPr>
          <w:b/>
          <w:bCs/>
          <w:sz w:val="28"/>
          <w:szCs w:val="28"/>
        </w:rPr>
        <w:t xml:space="preserve"> Meditation-II</w:t>
      </w:r>
      <w:del w:id="9" w:author="Sreekanth  Gopi" w:date="2022-11-29T12:22:00Z">
        <w:r w:rsidR="4D926EFC" w:rsidRPr="6F08318B" w:rsidDel="00061C2F">
          <w:rPr>
            <w:b/>
            <w:bCs/>
            <w:sz w:val="28"/>
            <w:szCs w:val="28"/>
          </w:rPr>
          <w:delText xml:space="preserve">ChakaMarkaKosha Meditation </w:delText>
        </w:r>
        <w:r w:rsidR="07179B92" w:rsidRPr="6F08318B" w:rsidDel="00061C2F">
          <w:rPr>
            <w:b/>
            <w:bCs/>
            <w:sz w:val="28"/>
            <w:szCs w:val="28"/>
          </w:rPr>
          <w:delText xml:space="preserve">II </w:delText>
        </w:r>
        <w:r w:rsidR="4D926EFC" w:rsidRPr="6F08318B" w:rsidDel="00061C2F">
          <w:rPr>
            <w:b/>
            <w:bCs/>
            <w:sz w:val="28"/>
            <w:szCs w:val="28"/>
          </w:rPr>
          <w:delText xml:space="preserve">– </w:delText>
        </w:r>
        <w:commentRangeStart w:id="10"/>
        <w:commentRangeStart w:id="11"/>
        <w:r w:rsidR="4D926EFC" w:rsidRPr="6F08318B" w:rsidDel="00061C2F">
          <w:rPr>
            <w:b/>
            <w:bCs/>
            <w:sz w:val="28"/>
            <w:szCs w:val="28"/>
          </w:rPr>
          <w:delText xml:space="preserve">a </w:delText>
        </w:r>
        <w:r w:rsidR="002C4163" w:rsidRPr="6F08318B" w:rsidDel="00061C2F">
          <w:rPr>
            <w:b/>
            <w:bCs/>
            <w:sz w:val="28"/>
            <w:szCs w:val="28"/>
          </w:rPr>
          <w:delText xml:space="preserve">scientific </w:delText>
        </w:r>
        <w:r w:rsidR="4D926EFC" w:rsidRPr="6F08318B" w:rsidDel="00061C2F">
          <w:rPr>
            <w:b/>
            <w:bCs/>
            <w:sz w:val="28"/>
            <w:szCs w:val="28"/>
          </w:rPr>
          <w:delText>study</w:delText>
        </w:r>
        <w:r w:rsidR="002C4163" w:rsidRPr="6F08318B" w:rsidDel="00061C2F">
          <w:rPr>
            <w:b/>
            <w:bCs/>
            <w:sz w:val="28"/>
            <w:szCs w:val="28"/>
          </w:rPr>
          <w:delText xml:space="preserve"> using Machine Learning Algorithms to classify and detect ADHD symptoms</w:delText>
        </w:r>
      </w:del>
      <w:ins w:id="12" w:author="Sreekanth Gopi" w:date="2022-10-06T09:23:00Z">
        <w:del w:id="13" w:author="Sreekanth  Gopi" w:date="2022-11-29T12:22:00Z">
          <w:r w:rsidR="3132C025" w:rsidRPr="6F08318B" w:rsidDel="00061C2F">
            <w:rPr>
              <w:b/>
              <w:bCs/>
              <w:sz w:val="28"/>
              <w:szCs w:val="28"/>
            </w:rPr>
            <w:delText xml:space="preserve"> towards application of machine learning in classification and detection of ADHD symptoms</w:delText>
          </w:r>
        </w:del>
      </w:ins>
      <w:del w:id="14" w:author="Sreekanth  Gopi" w:date="2022-11-29T12:22:00Z">
        <w:r w:rsidR="3FD77792" w:rsidRPr="6F08318B" w:rsidDel="00061C2F">
          <w:rPr>
            <w:b/>
            <w:bCs/>
            <w:sz w:val="28"/>
            <w:szCs w:val="28"/>
          </w:rPr>
          <w:delText>.</w:delText>
        </w:r>
        <w:commentRangeEnd w:id="10"/>
        <w:r w:rsidR="002C4163" w:rsidDel="00061C2F">
          <w:commentReference w:id="10"/>
        </w:r>
        <w:commentRangeEnd w:id="11"/>
        <w:r w:rsidR="002C4163" w:rsidDel="00061C2F">
          <w:commentReference w:id="11"/>
        </w:r>
      </w:del>
    </w:p>
    <w:p w14:paraId="4B3B65FE" w14:textId="77777777" w:rsidR="00061C2F" w:rsidRPr="00CB2855" w:rsidRDefault="00061C2F" w:rsidP="00ED3DC4">
      <w:pPr>
        <w:spacing w:line="360" w:lineRule="auto"/>
        <w:jc w:val="center"/>
        <w:rPr>
          <w:ins w:id="15" w:author="Sreekanth  Gopi" w:date="2022-11-29T12:22:00Z"/>
          <w:b/>
          <w:bCs/>
          <w:sz w:val="28"/>
          <w:szCs w:val="28"/>
        </w:rPr>
      </w:pPr>
    </w:p>
    <w:p w14:paraId="15B895AE" w14:textId="1896FADD" w:rsidR="00061C2F" w:rsidRPr="00061C2F" w:rsidRDefault="00061C2F">
      <w:pPr>
        <w:tabs>
          <w:tab w:val="left" w:pos="90"/>
        </w:tabs>
        <w:autoSpaceDE w:val="0"/>
        <w:autoSpaceDN w:val="0"/>
        <w:adjustRightInd w:val="0"/>
        <w:spacing w:line="360" w:lineRule="auto"/>
        <w:ind w:left="1080" w:right="1170"/>
        <w:jc w:val="both"/>
        <w:rPr>
          <w:sz w:val="21"/>
          <w:szCs w:val="21"/>
          <w:rPrChange w:id="16" w:author="Sreekanth  Gopi" w:date="2022-11-29T12:27:00Z">
            <w:rPr/>
          </w:rPrChange>
        </w:rPr>
        <w:pPrChange w:id="17" w:author="Sreekanth  Gopi" w:date="2022-11-29T12:27:00Z">
          <w:pPr>
            <w:autoSpaceDE w:val="0"/>
            <w:autoSpaceDN w:val="0"/>
            <w:adjustRightInd w:val="0"/>
            <w:spacing w:line="360" w:lineRule="auto"/>
            <w:ind w:firstLine="720"/>
          </w:pPr>
        </w:pPrChange>
      </w:pPr>
      <w:r w:rsidRPr="00061C2F">
        <w:rPr>
          <w:sz w:val="21"/>
          <w:szCs w:val="21"/>
          <w:rPrChange w:id="18" w:author="Sreekanth  Gopi" w:date="2022-11-29T12:27:00Z">
            <w:rPr/>
          </w:rPrChange>
        </w:rPr>
        <w:t xml:space="preserve">Stress reduces attention span and is a common problem that impacts students’ academic performance as well as their self-efficacy in handling challenging situations. Meditation techniques have been proven to help manage stress levels. In the previous research, the author used Heart Coherence as the metric to show the impact of </w:t>
      </w:r>
      <w:proofErr w:type="spellStart"/>
      <w:r w:rsidRPr="00061C2F">
        <w:rPr>
          <w:sz w:val="21"/>
          <w:szCs w:val="21"/>
          <w:rPrChange w:id="19" w:author="Sreekanth  Gopi" w:date="2022-11-29T12:27:00Z">
            <w:rPr/>
          </w:rPrChange>
        </w:rPr>
        <w:t>ChakraMarmaKosha</w:t>
      </w:r>
      <w:proofErr w:type="spellEnd"/>
      <w:r w:rsidRPr="00061C2F">
        <w:rPr>
          <w:sz w:val="21"/>
          <w:szCs w:val="21"/>
          <w:rPrChange w:id="20" w:author="Sreekanth  Gopi" w:date="2022-11-29T12:27:00Z">
            <w:rPr/>
          </w:rPrChange>
        </w:rPr>
        <w:t xml:space="preserve"> Meditation (CM), a meditation on human energy centers, on reducing the stress level. In this research</w:t>
      </w:r>
      <w:ins w:id="21" w:author="Sreekanth  Gopi" w:date="2022-12-11T09:34:00Z">
        <w:r w:rsidR="00A83205">
          <w:rPr>
            <w:sz w:val="21"/>
            <w:szCs w:val="21"/>
          </w:rPr>
          <w:t>,</w:t>
        </w:r>
      </w:ins>
      <w:ins w:id="22" w:author="Sreekanth  Gopi" w:date="2022-11-29T12:30:00Z">
        <w:r w:rsidR="00080041">
          <w:rPr>
            <w:sz w:val="21"/>
            <w:szCs w:val="21"/>
          </w:rPr>
          <w:t xml:space="preserve"> </w:t>
        </w:r>
      </w:ins>
      <w:del w:id="23" w:author="Sreekanth  Gopi" w:date="2022-11-29T12:30:00Z">
        <w:r w:rsidRPr="00061C2F" w:rsidDel="00080041">
          <w:rPr>
            <w:sz w:val="21"/>
            <w:szCs w:val="21"/>
            <w:rPrChange w:id="24" w:author="Sreekanth  Gopi" w:date="2022-11-29T12:27:00Z">
              <w:rPr/>
            </w:rPrChange>
          </w:rPr>
          <w:delText xml:space="preserve"> we apply</w:delText>
        </w:r>
        <w:r w:rsidR="00080041" w:rsidDel="00080041">
          <w:rPr>
            <w:sz w:val="21"/>
            <w:szCs w:val="21"/>
          </w:rPr>
          <w:delText xml:space="preserve"> Machine Learning algorithms to study the</w:delText>
        </w:r>
      </w:del>
      <w:ins w:id="25" w:author="Sreekanth  Gopi" w:date="2022-11-29T12:30:00Z">
        <w:r w:rsidR="00080041">
          <w:rPr>
            <w:sz w:val="21"/>
            <w:szCs w:val="21"/>
          </w:rPr>
          <w:t>a</w:t>
        </w:r>
      </w:ins>
      <w:r w:rsidR="00080041">
        <w:rPr>
          <w:sz w:val="21"/>
          <w:szCs w:val="21"/>
        </w:rPr>
        <w:t xml:space="preserve"> </w:t>
      </w:r>
      <w:del w:id="26" w:author="Sreekanth  Gopi" w:date="2022-11-29T12:28:00Z">
        <w:r w:rsidRPr="00061C2F" w:rsidDel="00080041">
          <w:rPr>
            <w:sz w:val="21"/>
            <w:szCs w:val="21"/>
            <w:rPrChange w:id="27" w:author="Sreekanth  Gopi" w:date="2022-11-29T12:27:00Z">
              <w:rPr/>
            </w:rPrChange>
          </w:rPr>
          <w:delText xml:space="preserve"> a </w:delText>
        </w:r>
      </w:del>
      <w:r w:rsidRPr="00061C2F">
        <w:rPr>
          <w:sz w:val="21"/>
          <w:szCs w:val="21"/>
          <w:rPrChange w:id="28" w:author="Sreekanth  Gopi" w:date="2022-11-29T12:27:00Z">
            <w:rPr/>
          </w:rPrChange>
        </w:rPr>
        <w:t xml:space="preserve">new version </w:t>
      </w:r>
      <w:del w:id="29" w:author="Sreekanth  Gopi" w:date="2022-11-29T12:30:00Z">
        <w:r w:rsidRPr="00061C2F" w:rsidDel="00080041">
          <w:rPr>
            <w:sz w:val="21"/>
            <w:szCs w:val="21"/>
            <w:rPrChange w:id="30" w:author="Sreekanth  Gopi" w:date="2022-11-29T12:27:00Z">
              <w:rPr/>
            </w:rPrChange>
          </w:rPr>
          <w:delText xml:space="preserve">of CM which is </w:delText>
        </w:r>
      </w:del>
      <w:ins w:id="31" w:author="Sreekanth  Gopi" w:date="2022-12-11T09:34:00Z">
        <w:r w:rsidR="00A83205">
          <w:rPr>
            <w:sz w:val="21"/>
            <w:szCs w:val="21"/>
          </w:rPr>
          <w:t xml:space="preserve">of </w:t>
        </w:r>
      </w:ins>
      <w:r w:rsidRPr="00061C2F">
        <w:rPr>
          <w:sz w:val="21"/>
          <w:szCs w:val="21"/>
          <w:rPrChange w:id="32" w:author="Sreekanth  Gopi" w:date="2022-11-29T12:27:00Z">
            <w:rPr/>
          </w:rPrChange>
        </w:rPr>
        <w:t>CM-II</w:t>
      </w:r>
      <w:ins w:id="33" w:author="Sreekanth  Gopi" w:date="2022-11-29T12:30:00Z">
        <w:r w:rsidR="00080041">
          <w:rPr>
            <w:sz w:val="21"/>
            <w:szCs w:val="21"/>
          </w:rPr>
          <w:t xml:space="preserve">, </w:t>
        </w:r>
      </w:ins>
      <w:del w:id="34" w:author="Sreekanth  Gopi" w:date="2022-11-29T12:30:00Z">
        <w:r w:rsidRPr="00061C2F" w:rsidDel="00080041">
          <w:rPr>
            <w:sz w:val="21"/>
            <w:szCs w:val="21"/>
            <w:rPrChange w:id="35" w:author="Sreekanth  Gopi" w:date="2022-11-29T12:27:00Z">
              <w:rPr/>
            </w:rPrChange>
          </w:rPr>
          <w:delText xml:space="preserve"> </w:delText>
        </w:r>
      </w:del>
      <w:del w:id="36" w:author="Sreekanth  Gopi" w:date="2022-11-29T12:29:00Z">
        <w:r w:rsidRPr="00061C2F" w:rsidDel="00080041">
          <w:rPr>
            <w:sz w:val="21"/>
            <w:szCs w:val="21"/>
            <w:rPrChange w:id="37" w:author="Sreekanth  Gopi" w:date="2022-11-29T12:27:00Z">
              <w:rPr/>
            </w:rPrChange>
          </w:rPr>
          <w:delText xml:space="preserve">as </w:delText>
        </w:r>
      </w:del>
      <w:r w:rsidRPr="00061C2F">
        <w:rPr>
          <w:sz w:val="21"/>
          <w:szCs w:val="21"/>
          <w:rPrChange w:id="38" w:author="Sreekanth  Gopi" w:date="2022-11-29T12:27:00Z">
            <w:rPr/>
          </w:rPrChange>
        </w:rPr>
        <w:t>a guided psychotherapy and cognitive therapy meditation</w:t>
      </w:r>
      <w:r w:rsidR="00080041">
        <w:rPr>
          <w:sz w:val="21"/>
          <w:szCs w:val="21"/>
        </w:rPr>
        <w:t xml:space="preserve"> is being studied</w:t>
      </w:r>
      <w:del w:id="39" w:author="Sreekanth  Gopi" w:date="2022-11-29T12:30:00Z">
        <w:r w:rsidRPr="00061C2F" w:rsidDel="00080041">
          <w:rPr>
            <w:sz w:val="21"/>
            <w:szCs w:val="21"/>
            <w:rPrChange w:id="40" w:author="Sreekanth  Gopi" w:date="2022-11-29T12:27:00Z">
              <w:rPr/>
            </w:rPrChange>
          </w:rPr>
          <w:delText>,</w:delText>
        </w:r>
      </w:del>
      <w:r w:rsidRPr="00061C2F">
        <w:rPr>
          <w:sz w:val="21"/>
          <w:szCs w:val="21"/>
          <w:rPrChange w:id="41" w:author="Sreekanth  Gopi" w:date="2022-11-29T12:27:00Z">
            <w:rPr/>
          </w:rPrChange>
        </w:rPr>
        <w:t xml:space="preserve"> to analyze its impact on reducing attention deficiency among students.</w:t>
      </w:r>
      <w:ins w:id="42" w:author="Sreekanth  Gopi" w:date="2022-11-29T12:55:00Z">
        <w:r w:rsidR="00381B4D">
          <w:rPr>
            <w:sz w:val="21"/>
            <w:szCs w:val="21"/>
          </w:rPr>
          <w:t xml:space="preserve"> </w:t>
        </w:r>
      </w:ins>
      <w:del w:id="43" w:author="Sreekanth  Gopi" w:date="2022-11-29T12:55:00Z">
        <w:r w:rsidRPr="00061C2F" w:rsidDel="00090379">
          <w:rPr>
            <w:sz w:val="21"/>
            <w:szCs w:val="21"/>
            <w:rPrChange w:id="44" w:author="Sreekanth  Gopi" w:date="2022-11-29T12:27:00Z">
              <w:rPr/>
            </w:rPrChange>
          </w:rPr>
          <w:delText xml:space="preserve"> </w:delText>
        </w:r>
      </w:del>
      <w:r w:rsidRPr="00061C2F">
        <w:rPr>
          <w:sz w:val="21"/>
          <w:szCs w:val="21"/>
          <w:rPrChange w:id="45" w:author="Sreekanth  Gopi" w:date="2022-11-29T12:27:00Z">
            <w:rPr/>
          </w:rPrChange>
        </w:rPr>
        <w:t xml:space="preserve">This study uses Electroencephalography (EEG) data as a metric to analyze electrical activities of the brain that contribute to attention deficiency. We use a neural network as a machine learning </w:t>
      </w:r>
      <w:ins w:id="46" w:author="Sreekanth  Gopi" w:date="2022-11-29T13:04:00Z">
        <w:r w:rsidR="00C66C49">
          <w:rPr>
            <w:sz w:val="21"/>
            <w:szCs w:val="21"/>
          </w:rPr>
          <w:t xml:space="preserve">(ML) </w:t>
        </w:r>
      </w:ins>
      <w:r w:rsidRPr="00061C2F">
        <w:rPr>
          <w:sz w:val="21"/>
          <w:szCs w:val="21"/>
          <w:rPrChange w:id="47" w:author="Sreekanth  Gopi" w:date="2022-11-29T12:27:00Z">
            <w:rPr/>
          </w:rPrChange>
        </w:rPr>
        <w:t xml:space="preserve">classifying algorithm to analyze the EEG data to measure the impact of CM-II on students’ attention deficiency. </w:t>
      </w:r>
    </w:p>
    <w:p w14:paraId="352FD0C0" w14:textId="77777777" w:rsidR="000B62C4" w:rsidRDefault="000B62C4" w:rsidP="003E6FB0">
      <w:pPr>
        <w:autoSpaceDE w:val="0"/>
        <w:autoSpaceDN w:val="0"/>
        <w:adjustRightInd w:val="0"/>
        <w:spacing w:line="360" w:lineRule="auto"/>
        <w:rPr>
          <w:ins w:id="48" w:author="Sreekanth  Gopi" w:date="2022-11-29T22:29:00Z"/>
        </w:rPr>
      </w:pPr>
    </w:p>
    <w:p w14:paraId="6F57F769" w14:textId="57A9DBAF" w:rsidR="003E6FB0" w:rsidRDefault="000B62C4" w:rsidP="003E6FB0">
      <w:pPr>
        <w:autoSpaceDE w:val="0"/>
        <w:autoSpaceDN w:val="0"/>
        <w:adjustRightInd w:val="0"/>
        <w:spacing w:line="360" w:lineRule="auto"/>
        <w:rPr>
          <w:ins w:id="49" w:author="Sreekanth  Gopi" w:date="2022-11-29T22:29:00Z"/>
        </w:rPr>
      </w:pPr>
      <w:ins w:id="50" w:author="Sreekanth  Gopi" w:date="2022-11-29T22:29:00Z">
        <w:r w:rsidRPr="000B62C4">
          <w:t xml:space="preserve">Index Terms—ADHD detection, </w:t>
        </w:r>
      </w:ins>
      <w:ins w:id="51" w:author="Sreekanth  Gopi" w:date="2022-12-11T10:28:00Z">
        <w:r w:rsidR="004415B9">
          <w:t>brain–computer</w:t>
        </w:r>
      </w:ins>
      <w:ins w:id="52" w:author="Sreekanth  Gopi" w:date="2022-11-29T22:29:00Z">
        <w:r w:rsidRPr="000B62C4">
          <w:t xml:space="preserve"> interface</w:t>
        </w:r>
      </w:ins>
      <w:ins w:id="53" w:author="Sreekanth  Gopi" w:date="2022-12-11T10:26:00Z">
        <w:r w:rsidR="00C37D99">
          <w:t xml:space="preserve"> (BCI)</w:t>
        </w:r>
      </w:ins>
      <w:ins w:id="54" w:author="Sreekanth  Gopi" w:date="2022-11-29T22:29:00Z">
        <w:r w:rsidRPr="000B62C4">
          <w:t xml:space="preserve">, electroencephalogram (EEG) classification, </w:t>
        </w:r>
        <w:r w:rsidR="00FB5394">
          <w:t>Neural ne</w:t>
        </w:r>
      </w:ins>
      <w:ins w:id="55" w:author="Sreekanth  Gopi" w:date="2022-11-29T22:30:00Z">
        <w:r w:rsidR="00FB5394">
          <w:t>tworks, Attention deficiency</w:t>
        </w:r>
      </w:ins>
      <w:ins w:id="56" w:author="Sreekanth  Gopi" w:date="2022-11-29T22:29:00Z">
        <w:r w:rsidRPr="000B62C4">
          <w:t xml:space="preserve">, Chakras, </w:t>
        </w:r>
        <w:proofErr w:type="spellStart"/>
        <w:r w:rsidRPr="000B62C4">
          <w:t>Marmas</w:t>
        </w:r>
        <w:proofErr w:type="spellEnd"/>
        <w:r w:rsidRPr="000B62C4">
          <w:t>, Koshas, Meditation, breathwork.</w:t>
        </w:r>
      </w:ins>
    </w:p>
    <w:p w14:paraId="3E0F6308" w14:textId="77777777" w:rsidR="000B62C4" w:rsidRDefault="000B62C4" w:rsidP="003E6FB0">
      <w:pPr>
        <w:autoSpaceDE w:val="0"/>
        <w:autoSpaceDN w:val="0"/>
        <w:adjustRightInd w:val="0"/>
        <w:spacing w:line="360" w:lineRule="auto"/>
        <w:rPr>
          <w:ins w:id="57" w:author="Sreekanth  Gopi" w:date="2022-11-29T18:04:00Z"/>
        </w:rPr>
      </w:pPr>
    </w:p>
    <w:p w14:paraId="2AAD46A3" w14:textId="27A490E9" w:rsidR="00061C2F" w:rsidRPr="003E6FB0" w:rsidRDefault="003E6FB0">
      <w:pPr>
        <w:autoSpaceDE w:val="0"/>
        <w:autoSpaceDN w:val="0"/>
        <w:adjustRightInd w:val="0"/>
        <w:spacing w:line="360" w:lineRule="auto"/>
        <w:rPr>
          <w:ins w:id="58" w:author="Sreekanth  Gopi" w:date="2022-11-29T12:26:00Z"/>
        </w:rPr>
        <w:pPrChange w:id="59" w:author="Sreekanth  Gopi" w:date="2022-11-29T18:04:00Z">
          <w:pPr>
            <w:autoSpaceDE w:val="0"/>
            <w:autoSpaceDN w:val="0"/>
            <w:adjustRightInd w:val="0"/>
            <w:spacing w:line="360" w:lineRule="auto"/>
            <w:ind w:firstLine="720"/>
          </w:pPr>
        </w:pPrChange>
      </w:pPr>
      <w:ins w:id="60" w:author="Sreekanth  Gopi" w:date="2022-11-29T18:04:00Z">
        <w:r w:rsidRPr="003E6FB0">
          <w:t>INTRODUCTION</w:t>
        </w:r>
      </w:ins>
      <w:ins w:id="61" w:author="Sreekanth  Gopi" w:date="2022-11-29T12:26:00Z">
        <w:r w:rsidR="00061C2F" w:rsidRPr="003E6FB0">
          <w:t> </w:t>
        </w:r>
      </w:ins>
    </w:p>
    <w:p w14:paraId="218C994A" w14:textId="7FBE99B0" w:rsidR="00280D1A" w:rsidRDefault="002904FD" w:rsidP="002904FD">
      <w:pPr>
        <w:autoSpaceDE w:val="0"/>
        <w:autoSpaceDN w:val="0"/>
        <w:adjustRightInd w:val="0"/>
        <w:spacing w:line="360" w:lineRule="auto"/>
        <w:ind w:firstLine="720"/>
        <w:rPr>
          <w:ins w:id="62" w:author="Sreekanth  Gopi" w:date="2022-11-29T13:43:00Z"/>
        </w:rPr>
      </w:pPr>
      <w:ins w:id="63" w:author="Sreekanth  Gopi" w:date="2022-11-29T12:57:00Z">
        <w:r w:rsidRPr="002904FD">
          <w:t>Attention is one of the cognitive skills that involve concentration, problem-solving, judgment, and language</w:t>
        </w:r>
      </w:ins>
      <w:ins w:id="64" w:author="Sreekanth  Gopi" w:date="2022-11-29T13:01:00Z">
        <w:r w:rsidR="00541716">
          <w:t xml:space="preserve"> (read/write/speak) </w:t>
        </w:r>
      </w:ins>
      <w:ins w:id="65" w:author="Sreekanth  Gopi" w:date="2022-11-29T12:57:00Z">
        <w:r w:rsidRPr="6F08318B">
          <w:rPr>
            <w:shd w:val="clear" w:color="auto" w:fill="FFFFFF"/>
          </w:rPr>
          <w:t xml:space="preserve">(Rego </w:t>
        </w:r>
        <w:r w:rsidRPr="6F08318B">
          <w:rPr>
            <w:color w:val="222222"/>
          </w:rPr>
          <w:t>et al.</w:t>
        </w:r>
        <w:r w:rsidRPr="00DE6D37">
          <w:t>, K. 2010)</w:t>
        </w:r>
        <w:r w:rsidRPr="002904FD">
          <w:t xml:space="preserve">. </w:t>
        </w:r>
      </w:ins>
      <w:ins w:id="66" w:author="Sreekanth  Gopi" w:date="2022-11-29T13:29:00Z">
        <w:r w:rsidR="007909C2" w:rsidRPr="007909C2">
          <w:t xml:space="preserve">Attention-Deficit Hyperactivity Disorder (ADHD) is a neuro-developmental disorder </w:t>
        </w:r>
      </w:ins>
      <w:ins w:id="67" w:author="Sreekanth  Gopi" w:date="2022-12-11T09:35:00Z">
        <w:r w:rsidR="00A83205">
          <w:t>that</w:t>
        </w:r>
      </w:ins>
      <w:ins w:id="68" w:author="Sreekanth  Gopi" w:date="2022-11-29T13:29:00Z">
        <w:r w:rsidR="007909C2" w:rsidRPr="007909C2">
          <w:t xml:space="preserve"> is characterized by hyperactivity, inattention, and abrupt actions (Mohammadi et al., 2016), as well as certain</w:t>
        </w:r>
      </w:ins>
      <w:ins w:id="69" w:author="Sreekanth  Gopi" w:date="2022-12-11T09:35:00Z">
        <w:r w:rsidR="00A83205">
          <w:t xml:space="preserve"> </w:t>
        </w:r>
      </w:ins>
      <w:ins w:id="70" w:author="Sreekanth  Gopi" w:date="2022-11-29T13:29:00Z">
        <w:r w:rsidR="007909C2" w:rsidRPr="007909C2">
          <w:t>degrees of inattentiveness, impulsivity, and hyperactivity subsets (</w:t>
        </w:r>
        <w:proofErr w:type="spellStart"/>
        <w:r w:rsidR="007909C2" w:rsidRPr="007909C2">
          <w:t>Lambalgen</w:t>
        </w:r>
        <w:proofErr w:type="spellEnd"/>
        <w:r w:rsidR="007909C2" w:rsidRPr="007909C2">
          <w:t xml:space="preserve"> et al., 2008).</w:t>
        </w:r>
        <w:r w:rsidR="007909C2">
          <w:t xml:space="preserve"> </w:t>
        </w:r>
      </w:ins>
      <w:ins w:id="71" w:author="Sreekanth  Gopi" w:date="2022-12-01T07:03:00Z">
        <w:r w:rsidR="00594133" w:rsidRPr="00594133">
          <w:t>The development of ADHD is significantly influenced by chronic stress in children, and anxiety is a common co-morbidity of ADHD</w:t>
        </w:r>
      </w:ins>
      <w:ins w:id="72" w:author="Sreekanth  Gopi" w:date="2022-12-01T07:07:00Z">
        <w:r w:rsidR="00D6733D" w:rsidRPr="00D6733D">
          <w:t xml:space="preserve"> </w:t>
        </w:r>
        <w:r w:rsidR="00D6733D">
          <w:t>(</w:t>
        </w:r>
        <w:proofErr w:type="spellStart"/>
        <w:r w:rsidR="00D6733D" w:rsidRPr="00D6733D">
          <w:t>Saccaro</w:t>
        </w:r>
        <w:proofErr w:type="spellEnd"/>
        <w:r w:rsidR="00D6733D">
          <w:t xml:space="preserve">. </w:t>
        </w:r>
        <w:r w:rsidR="007C08EB">
          <w:t>e</w:t>
        </w:r>
        <w:r w:rsidR="00D6733D">
          <w:t>t</w:t>
        </w:r>
        <w:r w:rsidR="007C08EB">
          <w:t xml:space="preserve"> </w:t>
        </w:r>
        <w:r w:rsidR="00D6733D">
          <w:t>al</w:t>
        </w:r>
        <w:r w:rsidR="007C08EB">
          <w:t>.</w:t>
        </w:r>
        <w:r w:rsidR="000A3628">
          <w:t>,</w:t>
        </w:r>
        <w:r w:rsidR="00D6733D">
          <w:t xml:space="preserve"> </w:t>
        </w:r>
        <w:r w:rsidR="00D6733D" w:rsidRPr="00D6733D">
          <w:t>2021)</w:t>
        </w:r>
      </w:ins>
      <w:ins w:id="73" w:author="Sreekanth  Gopi" w:date="2022-12-01T07:03:00Z">
        <w:r w:rsidR="00594133" w:rsidRPr="00594133">
          <w:t>.</w:t>
        </w:r>
        <w:r w:rsidR="00594133">
          <w:t xml:space="preserve"> </w:t>
        </w:r>
      </w:ins>
      <w:ins w:id="74" w:author="Sreekanth  Gopi" w:date="2022-12-01T07:14:00Z">
        <w:r w:rsidR="00591D47" w:rsidRPr="00591D47">
          <w:t>Chronic stress overworks the attention system, making it harder to devote attention</w:t>
        </w:r>
      </w:ins>
      <w:ins w:id="75" w:author="Sreekanth  Gopi" w:date="2022-12-01T07:20:00Z">
        <w:r w:rsidR="00E808D5">
          <w:t xml:space="preserve"> (</w:t>
        </w:r>
        <w:r w:rsidR="00E808D5" w:rsidRPr="003B2DE1">
          <w:t>Liu, Q</w:t>
        </w:r>
        <w:r w:rsidR="00E808D5">
          <w:t xml:space="preserve"> et al.,</w:t>
        </w:r>
        <w:r w:rsidR="00E808D5" w:rsidRPr="003B2DE1">
          <w:t xml:space="preserve"> 2020</w:t>
        </w:r>
        <w:r w:rsidR="00E808D5">
          <w:t>)</w:t>
        </w:r>
        <w:r w:rsidR="00E808D5" w:rsidRPr="00591D47">
          <w:t>.</w:t>
        </w:r>
      </w:ins>
      <w:ins w:id="76" w:author="Sreekanth  Gopi" w:date="2022-12-01T07:19:00Z">
        <w:r w:rsidR="00F564E9">
          <w:t xml:space="preserve"> </w:t>
        </w:r>
        <w:r w:rsidR="00F564E9" w:rsidRPr="00F564E9">
          <w:t>According to the attention control theory, anxiety reduces the effectiveness of the inhibitory function and hinders attention</w:t>
        </w:r>
      </w:ins>
      <w:ins w:id="77" w:author="Sreekanth  Gopi" w:date="2022-12-01T07:15:00Z">
        <w:r w:rsidR="003B2DE1" w:rsidRPr="003B2DE1">
          <w:t xml:space="preserve"> </w:t>
        </w:r>
      </w:ins>
      <w:ins w:id="78" w:author="Sreekanth  Gopi" w:date="2022-12-01T07:20:00Z">
        <w:r w:rsidR="00E808D5">
          <w:t xml:space="preserve">(Eysenck MW, </w:t>
        </w:r>
        <w:proofErr w:type="spellStart"/>
        <w:r w:rsidR="00E808D5">
          <w:t>Derakshan</w:t>
        </w:r>
        <w:proofErr w:type="spellEnd"/>
        <w:r w:rsidR="00E808D5">
          <w:t xml:space="preserve">, 2011). </w:t>
        </w:r>
      </w:ins>
      <w:ins w:id="79" w:author="Sreekanth  Gopi" w:date="2022-11-29T13:40:00Z">
        <w:r w:rsidR="00280D1A" w:rsidRPr="00280D1A">
          <w:t xml:space="preserve">Most cases involve youngsters, while symptoms such as inattention can often appear later in the adult stage as well. Due to </w:t>
        </w:r>
      </w:ins>
      <w:ins w:id="80" w:author="Sreekanth  Gopi" w:date="2022-12-01T07:03:00Z">
        <w:r w:rsidR="00594133">
          <w:t>in</w:t>
        </w:r>
      </w:ins>
      <w:ins w:id="81" w:author="Sreekanth  Gopi" w:date="2022-11-29T13:40:00Z">
        <w:r w:rsidR="00280D1A" w:rsidRPr="00280D1A">
          <w:t xml:space="preserve">attention, they lose their </w:t>
        </w:r>
        <w:r w:rsidR="00280D1A" w:rsidRPr="00280D1A">
          <w:lastRenderedPageBreak/>
          <w:t xml:space="preserve">cognitive </w:t>
        </w:r>
      </w:ins>
      <w:ins w:id="82" w:author="Sreekanth  Gopi" w:date="2022-11-29T18:07:00Z">
        <w:r w:rsidR="00946C9C" w:rsidRPr="00280D1A">
          <w:t>abilities,</w:t>
        </w:r>
      </w:ins>
      <w:ins w:id="83" w:author="Sreekanth  Gopi" w:date="2022-11-29T13:40:00Z">
        <w:r w:rsidR="00280D1A" w:rsidRPr="00280D1A">
          <w:t xml:space="preserve"> and it prevents them from academic achievement and social interactions. According to a 2011 poll by the Centers for Disease Control and Prevention, Atlanta, GA, 11% of American children between the ages of 4 and 17 had been diagnosed with ADHD (CDCP, 2016). 4.4% (i.e., 8,716,972 individuals), </w:t>
        </w:r>
      </w:ins>
      <w:ins w:id="84" w:author="Sreekanth  Gopi" w:date="2022-12-11T09:35:00Z">
        <w:r w:rsidR="00A83205">
          <w:t xml:space="preserve">of </w:t>
        </w:r>
      </w:ins>
      <w:ins w:id="85" w:author="Sreekanth  Gopi" w:date="2022-11-29T13:40:00Z">
        <w:r w:rsidR="00280D1A" w:rsidRPr="00280D1A">
          <w:t>adult ADHD</w:t>
        </w:r>
      </w:ins>
      <w:ins w:id="86" w:author="Sreekanth  Gopi" w:date="2022-12-11T09:35:00Z">
        <w:r w:rsidR="00A83205">
          <w:t>,</w:t>
        </w:r>
      </w:ins>
      <w:ins w:id="87" w:author="Sreekanth  Gopi" w:date="2022-11-29T13:40:00Z">
        <w:r w:rsidR="00280D1A" w:rsidRPr="00280D1A">
          <w:t xml:space="preserve"> are diagnosed with ADHD in 2018 (Adler, 2021). In the US alone, ADHD costs the economy $122.8 billion in the US in 2018 (Adler, 2021) calculated from </w:t>
        </w:r>
      </w:ins>
      <w:ins w:id="88" w:author="Sreekanth  Gopi" w:date="2022-12-11T09:35:00Z">
        <w:r w:rsidR="00A83205">
          <w:t xml:space="preserve">a </w:t>
        </w:r>
      </w:ins>
      <w:ins w:id="89" w:author="Sreekanth  Gopi" w:date="2022-11-29T13:40:00Z">
        <w:r w:rsidR="00280D1A" w:rsidRPr="00280D1A">
          <w:t xml:space="preserve">total societal excess cost of $14,092 per adult. This includes healthcare, unemployment, productivity, caregiving, and premature mortality costs, much of this extra annual burden was made up of productivity and income losses because of ADHD-related absenteeism and ADHD-related presenteeism (Adler, 2021). </w:t>
        </w:r>
      </w:ins>
    </w:p>
    <w:p w14:paraId="3AAC8DD6" w14:textId="69A2BDDE" w:rsidR="00504586" w:rsidRDefault="00280D1A" w:rsidP="00280D1A">
      <w:pPr>
        <w:autoSpaceDE w:val="0"/>
        <w:autoSpaceDN w:val="0"/>
        <w:adjustRightInd w:val="0"/>
        <w:spacing w:line="360" w:lineRule="auto"/>
        <w:ind w:firstLine="720"/>
        <w:rPr>
          <w:ins w:id="90" w:author="Sreekanth  Gopi" w:date="2022-11-29T13:01:00Z"/>
        </w:rPr>
      </w:pPr>
      <w:ins w:id="91" w:author="Sreekanth  Gopi" w:date="2022-11-29T13:40:00Z">
        <w:r w:rsidRPr="00280D1A">
          <w:t xml:space="preserve">Early detection could reduce </w:t>
        </w:r>
      </w:ins>
      <w:ins w:id="92" w:author="Sreekanth  Gopi" w:date="2022-12-11T09:35:00Z">
        <w:r w:rsidR="00A83205">
          <w:t>the</w:t>
        </w:r>
      </w:ins>
      <w:ins w:id="93" w:author="Sreekanth  Gopi" w:date="2022-11-29T13:40:00Z">
        <w:r w:rsidRPr="00280D1A">
          <w:t xml:space="preserve"> substantial economic burden of adult ADHD, and this demands a new efficient detection method (Jafari, 2011).</w:t>
        </w:r>
        <w:r>
          <w:t xml:space="preserve"> </w:t>
        </w:r>
      </w:ins>
      <w:ins w:id="94" w:author="Sreekanth  Gopi" w:date="2022-11-29T13:44:00Z">
        <w:r w:rsidRPr="00280D1A">
          <w:t xml:space="preserve">The diagnosis of ADHD is frequently made using diagnostic judgment in accordance with criteria from </w:t>
        </w:r>
      </w:ins>
      <w:ins w:id="95" w:author="Sreekanth  Gopi" w:date="2022-12-11T09:36:00Z">
        <w:r w:rsidR="00A83205">
          <w:t xml:space="preserve">the </w:t>
        </w:r>
      </w:ins>
      <w:ins w:id="96" w:author="Sreekanth  Gopi" w:date="2022-11-29T13:44:00Z">
        <w:r w:rsidRPr="00280D1A">
          <w:t>DSM (Diagnostic and Statistical Manual of Mental Disorders) or ICD (International Classification of Diseases), which heavily depends on the parents' and educators' comprehension of the psychologists' questions and their candor in their answers (</w:t>
        </w:r>
        <w:proofErr w:type="spellStart"/>
        <w:r w:rsidRPr="00280D1A">
          <w:t>Meysamie</w:t>
        </w:r>
        <w:proofErr w:type="spellEnd"/>
        <w:r w:rsidRPr="00280D1A">
          <w:t xml:space="preserve"> and Mohammadi, 2011). To reduce the errors, various </w:t>
        </w:r>
      </w:ins>
      <w:ins w:id="97" w:author="Sreekanth  Gopi" w:date="2022-12-11T09:36:00Z">
        <w:r w:rsidR="00A83205">
          <w:t>researchers</w:t>
        </w:r>
      </w:ins>
      <w:ins w:id="98" w:author="Sreekanth  Gopi" w:date="2022-11-29T13:44:00Z">
        <w:r w:rsidRPr="00280D1A">
          <w:t xml:space="preserve"> </w:t>
        </w:r>
      </w:ins>
      <w:ins w:id="99" w:author="Sreekanth  Gopi" w:date="2022-12-11T09:36:00Z">
        <w:r w:rsidR="00A83205">
          <w:t>have</w:t>
        </w:r>
      </w:ins>
      <w:ins w:id="100" w:author="Sreekanth  Gopi" w:date="2022-11-29T13:44:00Z">
        <w:r w:rsidRPr="00280D1A">
          <w:t xml:space="preserve"> proposed and used more objective techniques, including EEG, for the diagnosis of ADHD. </w:t>
        </w:r>
      </w:ins>
      <w:ins w:id="101" w:author="Sreekanth  Gopi" w:date="2022-11-29T13:50:00Z">
        <w:r w:rsidR="00AB3118">
          <w:t xml:space="preserve">Since ADHD is dependent on brain function, </w:t>
        </w:r>
      </w:ins>
      <w:ins w:id="102" w:author="Sreekanth  Gopi" w:date="2022-11-29T13:51:00Z">
        <w:r w:rsidR="00AB3118">
          <w:t xml:space="preserve">bio-signals such as EEG </w:t>
        </w:r>
      </w:ins>
      <w:ins w:id="103" w:author="Sreekanth  Gopi" w:date="2022-11-29T18:01:00Z">
        <w:r w:rsidR="003E6FB0">
          <w:t xml:space="preserve">is being researched for its performance. </w:t>
        </w:r>
      </w:ins>
      <w:ins w:id="104" w:author="Sreekanth  Gopi" w:date="2022-11-29T13:41:00Z">
        <w:r>
          <w:t xml:space="preserve">In this study, we intend to help students detect attention deficiency as early as possible using </w:t>
        </w:r>
      </w:ins>
      <w:ins w:id="105" w:author="Sreekanth  Gopi" w:date="2022-11-29T13:42:00Z">
        <w:r>
          <w:t xml:space="preserve">non-invasive </w:t>
        </w:r>
      </w:ins>
      <w:ins w:id="106" w:author="Sreekanth  Gopi" w:date="2022-11-29T13:41:00Z">
        <w:r>
          <w:t>technology an</w:t>
        </w:r>
      </w:ins>
      <w:ins w:id="107" w:author="Sreekanth  Gopi" w:date="2022-11-29T13:42:00Z">
        <w:r>
          <w:t xml:space="preserve">d reduce the chance of ADHD. In addition, the students could improve their attention span and </w:t>
        </w:r>
      </w:ins>
      <w:ins w:id="108" w:author="Sreekanth  Gopi" w:date="2022-11-29T13:43:00Z">
        <w:r>
          <w:t xml:space="preserve">reduce hyperactivity. </w:t>
        </w:r>
      </w:ins>
    </w:p>
    <w:p w14:paraId="214C71DD" w14:textId="5E7BA971" w:rsidR="00D10094" w:rsidRDefault="00280D1A" w:rsidP="00D10094">
      <w:pPr>
        <w:autoSpaceDE w:val="0"/>
        <w:autoSpaceDN w:val="0"/>
        <w:adjustRightInd w:val="0"/>
        <w:spacing w:line="360" w:lineRule="auto"/>
        <w:ind w:firstLine="720"/>
        <w:rPr>
          <w:ins w:id="109" w:author="Sreekanth  Gopi" w:date="2022-12-01T07:25:00Z"/>
        </w:rPr>
      </w:pPr>
      <w:ins w:id="110" w:author="Sreekanth  Gopi" w:date="2022-11-29T13:45:00Z">
        <w:r>
          <w:t>In this study,</w:t>
        </w:r>
      </w:ins>
      <w:ins w:id="111" w:author="Sreekanth  Gopi" w:date="2022-11-29T12:57:00Z">
        <w:r w:rsidR="002904FD" w:rsidRPr="002904FD">
          <w:t xml:space="preserve"> we use a public EEG dataset of 60 ADHD and non-ADHD participants to train our developed machine learning classifier</w:t>
        </w:r>
      </w:ins>
      <w:ins w:id="112" w:author="Sreekanth  Gopi" w:date="2022-11-29T13:45:00Z">
        <w:r>
          <w:t xml:space="preserve"> downloaded from </w:t>
        </w:r>
      </w:ins>
      <w:ins w:id="113" w:author="Sreekanth  Gopi" w:date="2022-12-11T09:37:00Z">
        <w:r w:rsidR="00A83205">
          <w:t xml:space="preserve">the </w:t>
        </w:r>
      </w:ins>
      <w:ins w:id="114" w:author="Sreekanth  Gopi" w:date="2022-11-29T13:45:00Z">
        <w:r>
          <w:t xml:space="preserve">IEEE </w:t>
        </w:r>
        <w:r w:rsidR="009F4AC8">
          <w:t xml:space="preserve">website: </w:t>
        </w:r>
        <w:r w:rsidR="009F4AC8" w:rsidRPr="009F4AC8">
          <w:t>http://ieee-dataport.org</w:t>
        </w:r>
      </w:ins>
      <w:ins w:id="115" w:author="Sreekanth  Gopi" w:date="2022-11-29T12:57:00Z">
        <w:r w:rsidR="002904FD" w:rsidRPr="002904FD">
          <w:t xml:space="preserve">. </w:t>
        </w:r>
      </w:ins>
      <w:ins w:id="116" w:author="Sreekanth  Gopi" w:date="2022-12-01T07:22:00Z">
        <w:r w:rsidR="00D10094">
          <w:t xml:space="preserve">We used </w:t>
        </w:r>
      </w:ins>
      <w:ins w:id="117" w:author="Sreekanth  Gopi" w:date="2022-11-29T12:57:00Z">
        <w:r w:rsidR="002904FD" w:rsidRPr="002904FD">
          <w:t>Multi-layer Perceptron (MLP), a feedforward artificial neural network</w:t>
        </w:r>
      </w:ins>
      <w:ins w:id="118" w:author="Sreekanth  Gopi" w:date="2022-12-01T07:22:00Z">
        <w:r w:rsidR="00D10094">
          <w:t xml:space="preserve"> </w:t>
        </w:r>
      </w:ins>
      <w:ins w:id="119" w:author="Sreekanth  Gopi" w:date="2022-11-29T12:57:00Z">
        <w:r w:rsidR="002904FD" w:rsidRPr="002904FD">
          <w:t>in the classification of ADHD in each dataset.</w:t>
        </w:r>
      </w:ins>
      <w:ins w:id="120" w:author="Sreekanth  Gopi" w:date="2022-12-01T07:22:00Z">
        <w:r w:rsidR="00D10094">
          <w:t xml:space="preserve"> </w:t>
        </w:r>
      </w:ins>
    </w:p>
    <w:p w14:paraId="792D173F" w14:textId="1D6B65EA" w:rsidR="002904FD" w:rsidRDefault="00D10094" w:rsidP="00D10094">
      <w:pPr>
        <w:autoSpaceDE w:val="0"/>
        <w:autoSpaceDN w:val="0"/>
        <w:adjustRightInd w:val="0"/>
        <w:spacing w:line="360" w:lineRule="auto"/>
        <w:ind w:firstLine="720"/>
        <w:rPr>
          <w:ins w:id="121" w:author="Sreekanth  Gopi" w:date="2022-11-29T12:59:00Z"/>
        </w:rPr>
      </w:pPr>
      <w:ins w:id="122" w:author="Sreekanth  Gopi" w:date="2022-12-01T07:26:00Z">
        <w:r w:rsidRPr="00D10094">
          <w:t>Meditation is being used more and more for psychological problems.</w:t>
        </w:r>
        <w:r>
          <w:t xml:space="preserve"> </w:t>
        </w:r>
      </w:ins>
      <w:ins w:id="123" w:author="Sreekanth  Gopi" w:date="2022-12-01T07:28:00Z">
        <w:r w:rsidR="003D358D" w:rsidRPr="00D10094">
          <w:t xml:space="preserve">In the community of people with ADHD, meditation </w:t>
        </w:r>
        <w:r w:rsidR="003D358D">
          <w:t>can be</w:t>
        </w:r>
        <w:r w:rsidR="003D358D" w:rsidRPr="00D10094">
          <w:t xml:space="preserve"> utilized as a method for </w:t>
        </w:r>
        <w:r w:rsidR="003D358D">
          <w:t xml:space="preserve">improvement in </w:t>
        </w:r>
        <w:r w:rsidR="003D358D" w:rsidRPr="00D10094">
          <w:t xml:space="preserve">attention </w:t>
        </w:r>
        <w:r w:rsidR="003D358D">
          <w:t>(</w:t>
        </w:r>
        <w:proofErr w:type="spellStart"/>
        <w:r w:rsidR="003D358D" w:rsidRPr="00535964">
          <w:t>Krisanaprakornkit</w:t>
        </w:r>
        <w:proofErr w:type="spellEnd"/>
        <w:r w:rsidR="003D358D" w:rsidRPr="00535964">
          <w:t>, T</w:t>
        </w:r>
        <w:r w:rsidR="003D358D">
          <w:t xml:space="preserve"> et al., </w:t>
        </w:r>
        <w:r w:rsidR="003D358D" w:rsidRPr="00535964">
          <w:t>2010)</w:t>
        </w:r>
        <w:r w:rsidR="003D358D" w:rsidRPr="00D10094">
          <w:t xml:space="preserve">. </w:t>
        </w:r>
      </w:ins>
      <w:ins w:id="124" w:author="Sreekanth  Gopi" w:date="2022-12-01T07:22:00Z">
        <w:r>
          <w:t>In</w:t>
        </w:r>
      </w:ins>
      <w:ins w:id="125" w:author="Sreekanth  Gopi" w:date="2022-12-01T07:23:00Z">
        <w:r>
          <w:t xml:space="preserve"> the next phase of this research, we would use this model to detect attention change in students after </w:t>
        </w:r>
      </w:ins>
      <w:proofErr w:type="spellStart"/>
      <w:ins w:id="126" w:author="Sreekanth  Gopi" w:date="2022-12-01T07:25:00Z">
        <w:r w:rsidRPr="00D10094">
          <w:t>ChakraMarmaKosha</w:t>
        </w:r>
        <w:proofErr w:type="spellEnd"/>
        <w:r w:rsidRPr="00D10094">
          <w:t xml:space="preserve"> Meditation </w:t>
        </w:r>
        <w:r>
          <w:t xml:space="preserve">II </w:t>
        </w:r>
        <w:r w:rsidRPr="00D10094">
          <w:t>(CM</w:t>
        </w:r>
        <w:r>
          <w:t xml:space="preserve"> II</w:t>
        </w:r>
        <w:r w:rsidRPr="00D10094">
          <w:t>)</w:t>
        </w:r>
        <w:r>
          <w:t xml:space="preserve">. </w:t>
        </w:r>
      </w:ins>
    </w:p>
    <w:p w14:paraId="384BD373" w14:textId="28EDC93C" w:rsidR="00541716" w:rsidRDefault="00504586">
      <w:pPr>
        <w:autoSpaceDE w:val="0"/>
        <w:autoSpaceDN w:val="0"/>
        <w:adjustRightInd w:val="0"/>
        <w:spacing w:line="360" w:lineRule="auto"/>
        <w:pPrChange w:id="127" w:author="Sreekanth  Gopi" w:date="2022-11-29T13:01:00Z">
          <w:pPr>
            <w:autoSpaceDE w:val="0"/>
            <w:autoSpaceDN w:val="0"/>
            <w:adjustRightInd w:val="0"/>
            <w:spacing w:line="360" w:lineRule="auto"/>
            <w:ind w:firstLine="720"/>
          </w:pPr>
        </w:pPrChange>
      </w:pPr>
      <w:r>
        <w:t>Research Questions:</w:t>
      </w:r>
    </w:p>
    <w:p w14:paraId="7A3C3F9E" w14:textId="08FEF6B9" w:rsidR="00541716" w:rsidRPr="00541716" w:rsidRDefault="00541716" w:rsidP="008E62BF">
      <w:pPr>
        <w:pStyle w:val="ListParagraph"/>
        <w:numPr>
          <w:ilvl w:val="0"/>
          <w:numId w:val="10"/>
        </w:numPr>
        <w:autoSpaceDE w:val="0"/>
        <w:autoSpaceDN w:val="0"/>
        <w:adjustRightInd w:val="0"/>
        <w:spacing w:line="360" w:lineRule="auto"/>
      </w:pPr>
      <w:r w:rsidRPr="00541716">
        <w:t>Can a machine learning algorithm detect accurately attention deficiency through spectral analysis of EEG data? (Phase 1)</w:t>
      </w:r>
    </w:p>
    <w:p w14:paraId="209D5E3F" w14:textId="377A2E38" w:rsidR="00541716" w:rsidDel="00816ED5" w:rsidRDefault="00541716" w:rsidP="00C66C49">
      <w:pPr>
        <w:pStyle w:val="ListParagraph"/>
        <w:numPr>
          <w:ilvl w:val="0"/>
          <w:numId w:val="10"/>
        </w:numPr>
        <w:autoSpaceDE w:val="0"/>
        <w:autoSpaceDN w:val="0"/>
        <w:adjustRightInd w:val="0"/>
        <w:spacing w:line="360" w:lineRule="auto"/>
        <w:rPr>
          <w:del w:id="128" w:author="Sreekanth  Gopi" w:date="2022-12-01T07:28:00Z"/>
        </w:rPr>
      </w:pPr>
      <w:r w:rsidRPr="00541716">
        <w:lastRenderedPageBreak/>
        <w:t xml:space="preserve">Does </w:t>
      </w:r>
      <w:proofErr w:type="spellStart"/>
      <w:r w:rsidRPr="00541716">
        <w:t>ChakaMarkaKosha</w:t>
      </w:r>
      <w:proofErr w:type="spellEnd"/>
      <w:r w:rsidRPr="00541716">
        <w:t xml:space="preserve"> Meditation II improve attention and increases students’ self-efficacy? (Phase 2)</w:t>
      </w:r>
    </w:p>
    <w:p w14:paraId="50F3C5EE" w14:textId="77777777" w:rsidR="00C66C49" w:rsidRDefault="00C66C49">
      <w:pPr>
        <w:pStyle w:val="ListParagraph"/>
        <w:numPr>
          <w:ilvl w:val="0"/>
          <w:numId w:val="10"/>
        </w:numPr>
        <w:autoSpaceDE w:val="0"/>
        <w:autoSpaceDN w:val="0"/>
        <w:adjustRightInd w:val="0"/>
        <w:spacing w:line="360" w:lineRule="auto"/>
        <w:pPrChange w:id="129" w:author="Sreekanth  Gopi" w:date="2022-12-01T07:28:00Z">
          <w:pPr>
            <w:autoSpaceDE w:val="0"/>
            <w:autoSpaceDN w:val="0"/>
            <w:adjustRightInd w:val="0"/>
            <w:spacing w:line="360" w:lineRule="auto"/>
          </w:pPr>
        </w:pPrChange>
      </w:pPr>
    </w:p>
    <w:p w14:paraId="18EFCA6B" w14:textId="244D9FAF" w:rsidR="00541716" w:rsidRPr="00541716" w:rsidRDefault="00541716">
      <w:pPr>
        <w:autoSpaceDE w:val="0"/>
        <w:autoSpaceDN w:val="0"/>
        <w:adjustRightInd w:val="0"/>
        <w:spacing w:line="360" w:lineRule="auto"/>
        <w:pPrChange w:id="130" w:author="Sreekanth  Gopi" w:date="2022-11-29T12:59:00Z">
          <w:pPr>
            <w:autoSpaceDE w:val="0"/>
            <w:autoSpaceDN w:val="0"/>
            <w:adjustRightInd w:val="0"/>
            <w:spacing w:line="360" w:lineRule="auto"/>
            <w:ind w:firstLine="720"/>
          </w:pPr>
        </w:pPrChange>
      </w:pPr>
      <w:r w:rsidRPr="00541716">
        <w:t>Our contributions:</w:t>
      </w:r>
    </w:p>
    <w:p w14:paraId="423529E3" w14:textId="3795FEB9" w:rsidR="00541716" w:rsidDel="000442E5" w:rsidRDefault="00541716" w:rsidP="000442E5">
      <w:pPr>
        <w:pStyle w:val="ListParagraph"/>
        <w:numPr>
          <w:ilvl w:val="0"/>
          <w:numId w:val="13"/>
        </w:numPr>
        <w:autoSpaceDE w:val="0"/>
        <w:autoSpaceDN w:val="0"/>
        <w:adjustRightInd w:val="0"/>
        <w:spacing w:line="360" w:lineRule="auto"/>
        <w:rPr>
          <w:del w:id="131" w:author="Sreekanth  Gopi" w:date="2022-11-29T13:08:00Z"/>
        </w:rPr>
      </w:pPr>
      <w:del w:id="132" w:author="Sreekanth  Gopi" w:date="2022-11-29T13:03:00Z">
        <w:r w:rsidRPr="00541716" w:rsidDel="00C66C49">
          <w:delText xml:space="preserve">• </w:delText>
        </w:r>
      </w:del>
      <w:r w:rsidRPr="00541716">
        <w:t>Visualiz</w:t>
      </w:r>
      <w:ins w:id="133" w:author="Sreekanth  Gopi" w:date="2022-12-01T07:29:00Z">
        <w:r w:rsidR="00816ED5">
          <w:t xml:space="preserve">ed </w:t>
        </w:r>
      </w:ins>
      <w:del w:id="134" w:author="Sreekanth  Gopi" w:date="2022-12-01T07:29:00Z">
        <w:r w:rsidRPr="00541716" w:rsidDel="00816ED5">
          <w:delText xml:space="preserve">ing </w:delText>
        </w:r>
      </w:del>
      <w:r w:rsidRPr="00541716">
        <w:t xml:space="preserve">the EEG data to see ADHD and non-ADHD brain scans using the MNE library in Python (Fig. 1, Fig.3). </w:t>
      </w:r>
    </w:p>
    <w:p w14:paraId="73649A3F" w14:textId="77777777" w:rsidR="000442E5" w:rsidRPr="00541716" w:rsidRDefault="000442E5">
      <w:pPr>
        <w:pStyle w:val="ListParagraph"/>
        <w:numPr>
          <w:ilvl w:val="0"/>
          <w:numId w:val="13"/>
        </w:numPr>
        <w:autoSpaceDE w:val="0"/>
        <w:autoSpaceDN w:val="0"/>
        <w:adjustRightInd w:val="0"/>
        <w:spacing w:line="360" w:lineRule="auto"/>
        <w:rPr>
          <w:ins w:id="135" w:author="Sreekanth  Gopi" w:date="2022-11-29T13:08:00Z"/>
        </w:rPr>
        <w:pPrChange w:id="136" w:author="Sreekanth  Gopi" w:date="2022-11-29T13:06:00Z">
          <w:pPr>
            <w:autoSpaceDE w:val="0"/>
            <w:autoSpaceDN w:val="0"/>
            <w:adjustRightInd w:val="0"/>
            <w:spacing w:line="360" w:lineRule="auto"/>
            <w:ind w:firstLine="720"/>
          </w:pPr>
        </w:pPrChange>
      </w:pPr>
    </w:p>
    <w:p w14:paraId="0C94BA17" w14:textId="453B505A" w:rsidR="00541716" w:rsidDel="00C66C49" w:rsidRDefault="00541716">
      <w:pPr>
        <w:pStyle w:val="ListParagraph"/>
        <w:numPr>
          <w:ilvl w:val="0"/>
          <w:numId w:val="13"/>
        </w:numPr>
        <w:autoSpaceDE w:val="0"/>
        <w:autoSpaceDN w:val="0"/>
        <w:adjustRightInd w:val="0"/>
        <w:spacing w:line="360" w:lineRule="auto"/>
        <w:rPr>
          <w:del w:id="137" w:author="Sreekanth  Gopi" w:date="2022-11-29T13:03:00Z"/>
        </w:rPr>
        <w:pPrChange w:id="138" w:author="Sreekanth  Gopi" w:date="2022-11-29T13:08:00Z">
          <w:pPr>
            <w:autoSpaceDE w:val="0"/>
            <w:autoSpaceDN w:val="0"/>
            <w:adjustRightInd w:val="0"/>
            <w:spacing w:line="360" w:lineRule="auto"/>
          </w:pPr>
        </w:pPrChange>
      </w:pPr>
      <w:del w:id="139" w:author="Sreekanth  Gopi" w:date="2022-11-29T13:03:00Z">
        <w:r w:rsidRPr="00541716" w:rsidDel="00C66C49">
          <w:delText xml:space="preserve">•  </w:delText>
        </w:r>
      </w:del>
      <w:r w:rsidRPr="00541716">
        <w:t>Extract</w:t>
      </w:r>
      <w:ins w:id="140" w:author="Sreekanth  Gopi" w:date="2022-12-01T07:29:00Z">
        <w:r w:rsidR="00816ED5">
          <w:t>ed</w:t>
        </w:r>
      </w:ins>
      <w:del w:id="141" w:author="Sreekanth  Gopi" w:date="2022-12-01T07:29:00Z">
        <w:r w:rsidRPr="00541716" w:rsidDel="00816ED5">
          <w:delText>ing</w:delText>
        </w:r>
      </w:del>
      <w:r w:rsidRPr="00541716">
        <w:t xml:space="preserve"> Alpha (α), Beta (β), and Theta (θ) band features (Fig. 4</w:t>
      </w:r>
      <w:ins w:id="142" w:author="Sreekanth  Gopi" w:date="2022-11-29T13:08:00Z">
        <w:r w:rsidR="000442E5">
          <w:t>)</w:t>
        </w:r>
      </w:ins>
      <w:del w:id="143" w:author="Sreekanth  Gopi" w:date="2022-11-29T13:03:00Z">
        <w:r w:rsidRPr="00541716" w:rsidDel="00C66C49">
          <w:delText>)</w:delText>
        </w:r>
      </w:del>
    </w:p>
    <w:p w14:paraId="411E8AF8" w14:textId="77777777" w:rsidR="00C66C49" w:rsidRPr="00541716" w:rsidRDefault="00C66C49">
      <w:pPr>
        <w:pStyle w:val="ListParagraph"/>
        <w:numPr>
          <w:ilvl w:val="0"/>
          <w:numId w:val="13"/>
        </w:numPr>
        <w:autoSpaceDE w:val="0"/>
        <w:autoSpaceDN w:val="0"/>
        <w:adjustRightInd w:val="0"/>
        <w:spacing w:line="360" w:lineRule="auto"/>
        <w:rPr>
          <w:ins w:id="144" w:author="Sreekanth  Gopi" w:date="2022-11-29T13:03:00Z"/>
        </w:rPr>
        <w:pPrChange w:id="145" w:author="Sreekanth  Gopi" w:date="2022-11-29T13:08:00Z">
          <w:pPr>
            <w:autoSpaceDE w:val="0"/>
            <w:autoSpaceDN w:val="0"/>
            <w:adjustRightInd w:val="0"/>
            <w:spacing w:line="360" w:lineRule="auto"/>
            <w:ind w:firstLine="720"/>
          </w:pPr>
        </w:pPrChange>
      </w:pPr>
    </w:p>
    <w:p w14:paraId="5A49497D" w14:textId="15ED1C88" w:rsidR="00F70D4A" w:rsidRDefault="00541716" w:rsidP="003C500C">
      <w:pPr>
        <w:pStyle w:val="ListParagraph"/>
        <w:numPr>
          <w:ilvl w:val="0"/>
          <w:numId w:val="13"/>
        </w:numPr>
        <w:autoSpaceDE w:val="0"/>
        <w:autoSpaceDN w:val="0"/>
        <w:adjustRightInd w:val="0"/>
        <w:spacing w:line="360" w:lineRule="auto"/>
        <w:rPr>
          <w:ins w:id="146" w:author="Sreekanth  Gopi" w:date="2022-11-29T13:08:00Z"/>
        </w:rPr>
      </w:pPr>
      <w:del w:id="147" w:author="Sreekanth  Gopi" w:date="2022-11-29T13:03:00Z">
        <w:r w:rsidRPr="00541716" w:rsidDel="00C66C49">
          <w:delText xml:space="preserve">• </w:delText>
        </w:r>
      </w:del>
      <w:ins w:id="148" w:author="Sreekanth  Gopi" w:date="2022-12-11T09:37:00Z">
        <w:r w:rsidR="00A83205">
          <w:t>Applied</w:t>
        </w:r>
      </w:ins>
      <w:del w:id="149" w:author="Sreekanth  Gopi" w:date="2022-12-11T09:37:00Z">
        <w:r w:rsidRPr="00541716" w:rsidDel="00A83205">
          <w:delText>Applyi</w:delText>
        </w:r>
      </w:del>
      <w:del w:id="150" w:author="Sreekanth  Gopi" w:date="2022-12-01T07:29:00Z">
        <w:r w:rsidRPr="00541716" w:rsidDel="00816ED5">
          <w:delText>ng</w:delText>
        </w:r>
      </w:del>
      <w:r w:rsidRPr="00541716">
        <w:t xml:space="preserve"> </w:t>
      </w:r>
      <w:ins w:id="151" w:author="Sreekanth  Gopi" w:date="2022-11-29T13:08:00Z">
        <w:r w:rsidR="00F70D4A">
          <w:t xml:space="preserve">Neural Network </w:t>
        </w:r>
      </w:ins>
      <w:del w:id="152" w:author="Sreekanth  Gopi" w:date="2022-11-29T13:08:00Z">
        <w:r w:rsidRPr="00541716" w:rsidDel="00F70D4A">
          <w:delText xml:space="preserve">Multi-layer Perceptron (MLP) </w:delText>
        </w:r>
      </w:del>
      <w:r w:rsidRPr="00541716">
        <w:t>in the classification of ADHD</w:t>
      </w:r>
      <w:ins w:id="153" w:author="Sreekanth  Gopi" w:date="2022-11-29T13:08:00Z">
        <w:r w:rsidR="00F70D4A">
          <w:t xml:space="preserve"> from scratch</w:t>
        </w:r>
      </w:ins>
      <w:r w:rsidRPr="00541716">
        <w:t>.</w:t>
      </w:r>
    </w:p>
    <w:p w14:paraId="0D5083C4" w14:textId="4B741316" w:rsidR="00C66C49" w:rsidRPr="00541716" w:rsidRDefault="00541716">
      <w:pPr>
        <w:pStyle w:val="ListParagraph"/>
        <w:numPr>
          <w:ilvl w:val="0"/>
          <w:numId w:val="13"/>
        </w:numPr>
        <w:autoSpaceDE w:val="0"/>
        <w:autoSpaceDN w:val="0"/>
        <w:adjustRightInd w:val="0"/>
        <w:spacing w:line="360" w:lineRule="auto"/>
        <w:pPrChange w:id="154" w:author="Sreekanth  Gopi" w:date="2022-11-29T13:06:00Z">
          <w:pPr>
            <w:autoSpaceDE w:val="0"/>
            <w:autoSpaceDN w:val="0"/>
            <w:adjustRightInd w:val="0"/>
            <w:spacing w:line="360" w:lineRule="auto"/>
            <w:ind w:firstLine="720"/>
          </w:pPr>
        </w:pPrChange>
      </w:pPr>
      <w:del w:id="155" w:author="Sreekanth  Gopi" w:date="2022-11-29T13:08:00Z">
        <w:r w:rsidRPr="00541716" w:rsidDel="00F70D4A">
          <w:delText xml:space="preserve"> </w:delText>
        </w:r>
        <w:r w:rsidR="00C66C49" w:rsidDel="00F70D4A">
          <w:br/>
        </w:r>
      </w:del>
      <w:r w:rsidR="00C66C49">
        <w:t>Compar</w:t>
      </w:r>
      <w:ins w:id="156" w:author="Sreekanth  Gopi" w:date="2022-12-01T07:29:00Z">
        <w:r w:rsidR="00816ED5">
          <w:t>ed</w:t>
        </w:r>
      </w:ins>
      <w:del w:id="157" w:author="Sreekanth  Gopi" w:date="2022-12-01T07:29:00Z">
        <w:r w:rsidR="00C66C49" w:rsidDel="00816ED5">
          <w:delText>ing</w:delText>
        </w:r>
      </w:del>
      <w:r w:rsidR="00C66C49">
        <w:t xml:space="preserve"> </w:t>
      </w:r>
      <w:ins w:id="158" w:author="Sreekanth  Gopi" w:date="2022-11-29T13:08:00Z">
        <w:r w:rsidR="00F70D4A" w:rsidRPr="00541716">
          <w:t xml:space="preserve">Multi-layer Perceptron (MLP) </w:t>
        </w:r>
      </w:ins>
      <w:del w:id="159" w:author="Sreekanth  Gopi" w:date="2022-11-29T13:08:00Z">
        <w:r w:rsidR="00C66C49" w:rsidDel="00F70D4A">
          <w:delText xml:space="preserve">MLP </w:delText>
        </w:r>
      </w:del>
      <w:r w:rsidR="00C66C49">
        <w:t xml:space="preserve">performance with other ML classifiers </w:t>
      </w:r>
      <w:r w:rsidR="003C500C">
        <w:t xml:space="preserve">such as KNN, Naïve Bayes, SVM, Decision Tree, Random Forest, </w:t>
      </w:r>
      <w:del w:id="160" w:author="Sreekanth  Gopi" w:date="2022-11-29T13:06:00Z">
        <w:r w:rsidR="003C500C" w:rsidDel="003C500C">
          <w:delText>etc</w:delText>
        </w:r>
      </w:del>
      <w:ins w:id="161" w:author="Sreekanth  Gopi" w:date="2022-11-29T13:06:00Z">
        <w:r w:rsidR="003C500C">
          <w:t>etc.</w:t>
        </w:r>
      </w:ins>
      <w:r w:rsidR="003C500C">
        <w:t xml:space="preserve"> to find the best classifier</w:t>
      </w:r>
      <w:ins w:id="162" w:author="Sreekanth  Gopi" w:date="2022-11-29T13:09:00Z">
        <w:r w:rsidR="00E03519">
          <w:t xml:space="preserve"> in Python</w:t>
        </w:r>
      </w:ins>
      <w:r w:rsidR="003C500C">
        <w:t>.</w:t>
      </w:r>
      <w:del w:id="163" w:author="Sreekanth  Gopi" w:date="2022-11-29T13:03:00Z">
        <w:r w:rsidRPr="00541716" w:rsidDel="00C66C49">
          <w:delText>Obtaining 69.2% accuracy in detecting attention deficiency.</w:delText>
        </w:r>
      </w:del>
    </w:p>
    <w:p w14:paraId="4C2F9A90" w14:textId="0A4A26BC" w:rsidR="00541716" w:rsidRPr="00541716" w:rsidDel="00816ED5" w:rsidRDefault="00541716">
      <w:pPr>
        <w:pStyle w:val="ListParagraph"/>
        <w:numPr>
          <w:ilvl w:val="0"/>
          <w:numId w:val="13"/>
        </w:numPr>
        <w:autoSpaceDE w:val="0"/>
        <w:autoSpaceDN w:val="0"/>
        <w:adjustRightInd w:val="0"/>
        <w:spacing w:line="360" w:lineRule="auto"/>
        <w:rPr>
          <w:del w:id="164" w:author="Sreekanth  Gopi" w:date="2022-12-01T07:29:00Z"/>
        </w:rPr>
        <w:pPrChange w:id="165" w:author="Sreekanth  Gopi" w:date="2022-11-29T13:06:00Z">
          <w:pPr>
            <w:autoSpaceDE w:val="0"/>
            <w:autoSpaceDN w:val="0"/>
            <w:adjustRightInd w:val="0"/>
            <w:spacing w:line="360" w:lineRule="auto"/>
            <w:ind w:firstLine="720"/>
          </w:pPr>
        </w:pPrChange>
      </w:pPr>
      <w:del w:id="166" w:author="Sreekanth  Gopi" w:date="2022-11-29T13:03:00Z">
        <w:r w:rsidRPr="00541716" w:rsidDel="00C66C49">
          <w:delText xml:space="preserve">• </w:delText>
        </w:r>
      </w:del>
      <w:del w:id="167" w:author="Sreekanth  Gopi" w:date="2022-12-01T07:29:00Z">
        <w:r w:rsidRPr="00541716" w:rsidDel="00816ED5">
          <w:delText>Additional metrics to be designed in the next phase to measure the change in attention span after meditation.</w:delText>
        </w:r>
      </w:del>
    </w:p>
    <w:p w14:paraId="3F24EF41" w14:textId="656E383D" w:rsidR="00541716" w:rsidRDefault="0046135D" w:rsidP="00946FB9">
      <w:pPr>
        <w:autoSpaceDE w:val="0"/>
        <w:autoSpaceDN w:val="0"/>
        <w:adjustRightInd w:val="0"/>
        <w:spacing w:line="360" w:lineRule="auto"/>
        <w:rPr>
          <w:ins w:id="168" w:author="Sreekanth  Gopi" w:date="2022-11-29T19:25:00Z"/>
        </w:rPr>
      </w:pPr>
      <w:ins w:id="169" w:author="Sreekanth  Gopi" w:date="2022-11-29T13:24:00Z">
        <w:r w:rsidRPr="0046135D">
          <w:t xml:space="preserve">The hypothesis is that CM-II improves attention, </w:t>
        </w:r>
      </w:ins>
      <w:ins w:id="170" w:author="Sreekanth  Gopi" w:date="2022-12-11T09:37:00Z">
        <w:r w:rsidR="00A83205">
          <w:t xml:space="preserve">and </w:t>
        </w:r>
      </w:ins>
      <w:ins w:id="171" w:author="Sreekanth  Gopi" w:date="2022-11-29T13:24:00Z">
        <w:r w:rsidRPr="0046135D">
          <w:t xml:space="preserve">increases students’ problem-solving skills, and self-efficacy. CM-II’s effect will be measured </w:t>
        </w:r>
      </w:ins>
      <w:ins w:id="172" w:author="Sreekanth  Gopi" w:date="2022-11-29T13:25:00Z">
        <w:r w:rsidR="00B674F9">
          <w:t xml:space="preserve">in an experiment </w:t>
        </w:r>
      </w:ins>
      <w:ins w:id="173" w:author="Sreekanth  Gopi" w:date="2022-11-29T13:24:00Z">
        <w:r w:rsidRPr="0046135D">
          <w:t xml:space="preserve">primarily by </w:t>
        </w:r>
      </w:ins>
      <w:ins w:id="174" w:author="Sreekanth  Gopi" w:date="2022-12-01T07:29:00Z">
        <w:r w:rsidR="00EB4D9F">
          <w:t xml:space="preserve">classification of </w:t>
        </w:r>
      </w:ins>
      <w:ins w:id="175" w:author="Sreekanth  Gopi" w:date="2022-11-29T13:24:00Z">
        <w:r w:rsidRPr="0046135D">
          <w:t>EEG data in phase II of the research.</w:t>
        </w:r>
      </w:ins>
      <w:del w:id="176" w:author="Sreekanth  Gopi" w:date="2022-11-29T13:12:00Z">
        <w:r w:rsidR="00541716" w:rsidRPr="00541716" w:rsidDel="006F57F2">
          <w:delText> </w:delText>
        </w:r>
      </w:del>
    </w:p>
    <w:p w14:paraId="2764B94E" w14:textId="77777777" w:rsidR="00465A23" w:rsidRDefault="00465A23">
      <w:pPr>
        <w:autoSpaceDE w:val="0"/>
        <w:autoSpaceDN w:val="0"/>
        <w:adjustRightInd w:val="0"/>
        <w:spacing w:line="360" w:lineRule="auto"/>
        <w:rPr>
          <w:ins w:id="177" w:author="Sreekanth  Gopi" w:date="2022-11-29T13:14:00Z"/>
        </w:rPr>
        <w:pPrChange w:id="178" w:author="Sreekanth  Gopi" w:date="2022-11-29T18:53:00Z">
          <w:pPr>
            <w:numPr>
              <w:numId w:val="13"/>
            </w:numPr>
            <w:autoSpaceDE w:val="0"/>
            <w:autoSpaceDN w:val="0"/>
            <w:adjustRightInd w:val="0"/>
            <w:spacing w:line="360" w:lineRule="auto"/>
            <w:ind w:left="1080" w:hanging="360"/>
          </w:pPr>
        </w:pPrChange>
      </w:pPr>
    </w:p>
    <w:p w14:paraId="1E6621FF" w14:textId="090DDADA" w:rsidR="002031FC" w:rsidRPr="00465A23" w:rsidRDefault="00465A23" w:rsidP="006F57F2">
      <w:pPr>
        <w:autoSpaceDE w:val="0"/>
        <w:autoSpaceDN w:val="0"/>
        <w:adjustRightInd w:val="0"/>
        <w:spacing w:line="360" w:lineRule="auto"/>
        <w:rPr>
          <w:ins w:id="179" w:author="Sreekanth  Gopi" w:date="2022-11-29T13:15:00Z"/>
          <w:b/>
          <w:bCs/>
          <w:rPrChange w:id="180" w:author="Sreekanth  Gopi" w:date="2022-11-29T19:25:00Z">
            <w:rPr>
              <w:ins w:id="181" w:author="Sreekanth  Gopi" w:date="2022-11-29T13:15:00Z"/>
            </w:rPr>
          </w:rPrChange>
        </w:rPr>
      </w:pPr>
      <w:ins w:id="182" w:author="Sreekanth  Gopi" w:date="2022-11-29T13:15:00Z">
        <w:r w:rsidRPr="00465A23">
          <w:rPr>
            <w:b/>
            <w:bCs/>
          </w:rPr>
          <w:t>BACKGROUND</w:t>
        </w:r>
        <w:r w:rsidR="002031FC" w:rsidRPr="00465A23">
          <w:rPr>
            <w:b/>
            <w:bCs/>
            <w:rPrChange w:id="183" w:author="Sreekanth  Gopi" w:date="2022-11-29T19:25:00Z">
              <w:rPr/>
            </w:rPrChange>
          </w:rPr>
          <w:t>:</w:t>
        </w:r>
      </w:ins>
    </w:p>
    <w:p w14:paraId="6AD4869C" w14:textId="08E97E0B" w:rsidR="002031FC" w:rsidRPr="00B674F9" w:rsidRDefault="002031FC" w:rsidP="006F57F2">
      <w:pPr>
        <w:autoSpaceDE w:val="0"/>
        <w:autoSpaceDN w:val="0"/>
        <w:adjustRightInd w:val="0"/>
        <w:spacing w:line="360" w:lineRule="auto"/>
        <w:rPr>
          <w:ins w:id="184" w:author="Sreekanth  Gopi" w:date="2022-11-29T13:15:00Z"/>
          <w:b/>
          <w:bCs/>
          <w:rPrChange w:id="185" w:author="Sreekanth  Gopi" w:date="2022-11-29T13:25:00Z">
            <w:rPr>
              <w:ins w:id="186" w:author="Sreekanth  Gopi" w:date="2022-11-29T13:15:00Z"/>
            </w:rPr>
          </w:rPrChange>
        </w:rPr>
      </w:pPr>
      <w:proofErr w:type="spellStart"/>
      <w:ins w:id="187" w:author="Sreekanth  Gopi" w:date="2022-11-29T13:15:00Z">
        <w:r w:rsidRPr="00B674F9">
          <w:rPr>
            <w:b/>
            <w:bCs/>
            <w:rPrChange w:id="188" w:author="Sreekanth  Gopi" w:date="2022-11-29T13:25:00Z">
              <w:rPr/>
            </w:rPrChange>
          </w:rPr>
          <w:t>ChakraMarmaKosha</w:t>
        </w:r>
        <w:proofErr w:type="spellEnd"/>
        <w:r w:rsidRPr="00B674F9">
          <w:rPr>
            <w:b/>
            <w:bCs/>
            <w:rPrChange w:id="189" w:author="Sreekanth  Gopi" w:date="2022-11-29T13:25:00Z">
              <w:rPr/>
            </w:rPrChange>
          </w:rPr>
          <w:t xml:space="preserve"> Meditation:</w:t>
        </w:r>
      </w:ins>
    </w:p>
    <w:p w14:paraId="34BBC782" w14:textId="5ECC416D" w:rsidR="00D5208F" w:rsidRDefault="002031FC" w:rsidP="00D5208F">
      <w:pPr>
        <w:autoSpaceDE w:val="0"/>
        <w:autoSpaceDN w:val="0"/>
        <w:adjustRightInd w:val="0"/>
        <w:spacing w:line="360" w:lineRule="auto"/>
        <w:rPr>
          <w:ins w:id="190" w:author="Sreekanth  Gopi" w:date="2022-11-29T22:00:00Z"/>
        </w:rPr>
      </w:pPr>
      <w:ins w:id="191" w:author="Sreekanth  Gopi" w:date="2022-11-29T13:15:00Z">
        <w:r w:rsidRPr="002031FC">
          <w:t>CM-II is a sequel of CM in which the script focuses on improving an individual’s attention and self-efficacy. It guides the user through their emotional memories and releases past painful emotions associated with trauma. For instance, individuals with acute stress disorder may have significant psychological issues and distress that could have arisen from past stored emotions. In addition, they may also have distorted cognitions formed from convictions during trauma that keep them under stress. CM-II addresses these issues by guiding the listener through past emotional release and cognitive restructuring. The hypothesis is that CM-II improves attention, and increases students’ problem-solving skills, and self-efficacy. CM-II’s effect will be measured primarily by live EEG data in phase II of the research.</w:t>
        </w:r>
      </w:ins>
    </w:p>
    <w:p w14:paraId="43DA9DB2" w14:textId="77777777" w:rsidR="00D5208F" w:rsidRDefault="00D5208F" w:rsidP="00D5208F">
      <w:pPr>
        <w:autoSpaceDE w:val="0"/>
        <w:autoSpaceDN w:val="0"/>
        <w:adjustRightInd w:val="0"/>
        <w:spacing w:line="360" w:lineRule="auto"/>
        <w:rPr>
          <w:ins w:id="192" w:author="Sreekanth  Gopi" w:date="2022-11-29T21:45:00Z"/>
        </w:rPr>
      </w:pPr>
    </w:p>
    <w:p w14:paraId="5393D491" w14:textId="77777777" w:rsidR="008E7C86" w:rsidRPr="006D5C18" w:rsidRDefault="008E7C86" w:rsidP="008E7C86">
      <w:pPr>
        <w:spacing w:line="360" w:lineRule="auto"/>
        <w:rPr>
          <w:ins w:id="193" w:author="Sreekanth  Gopi" w:date="2022-11-29T21:45:00Z"/>
          <w:b/>
          <w:bCs/>
        </w:rPr>
      </w:pPr>
      <w:ins w:id="194" w:author="Sreekanth  Gopi" w:date="2022-11-29T21:45:00Z">
        <w:r w:rsidRPr="006D5C18">
          <w:rPr>
            <w:b/>
            <w:bCs/>
          </w:rPr>
          <w:t>Meditation and ADHD:</w:t>
        </w:r>
      </w:ins>
    </w:p>
    <w:p w14:paraId="694E8E66" w14:textId="40DAEB04" w:rsidR="008E7C86" w:rsidRDefault="008E7C86" w:rsidP="008E7C86">
      <w:pPr>
        <w:spacing w:line="360" w:lineRule="auto"/>
        <w:ind w:firstLine="720"/>
        <w:rPr>
          <w:ins w:id="195" w:author="Sreekanth  Gopi" w:date="2022-12-01T07:42:00Z"/>
        </w:rPr>
      </w:pPr>
      <w:ins w:id="196" w:author="Sreekanth  Gopi" w:date="2022-11-29T21:45:00Z">
        <w:r>
          <w:t xml:space="preserve">Different body postures that the person adopts are called yoga asanas. Breathing exercises such as pranayama involve controlled inhalations and exhalations at a certain speed and force. Exercises that focus on breathing are also performed in silence while seated, either individually or in groups. On the other hand, meditation typically involves taking a seat apart for </w:t>
        </w:r>
        <w:r>
          <w:lastRenderedPageBreak/>
          <w:t>breathing and does not call for any active movements. The goal of the meditation-based practice is to deliberately calm the mind by separating thoughts from one another and/or focusing on one</w:t>
        </w:r>
      </w:ins>
      <w:ins w:id="197" w:author="Sreekanth  Gopi" w:date="2022-12-11T09:38:00Z">
        <w:r w:rsidR="00A83205">
          <w:t>’</w:t>
        </w:r>
      </w:ins>
      <w:ins w:id="198" w:author="Sreekanth  Gopi" w:date="2022-11-29T21:45:00Z">
        <w:r>
          <w:t xml:space="preserve">s breathing (Kora et al., 2021). </w:t>
        </w:r>
        <w:commentRangeStart w:id="199"/>
        <w:r>
          <w:t xml:space="preserve">In </w:t>
        </w:r>
        <w:proofErr w:type="gramStart"/>
        <w:r>
          <w:t>a research</w:t>
        </w:r>
        <w:proofErr w:type="gramEnd"/>
        <w:r>
          <w:t xml:space="preserve"> conducted with 69 participants, meditation practiced for just 10 minutes each day for 10 days significantly reduced stress as measured by self-report questionnaires</w:t>
        </w:r>
        <w:commentRangeEnd w:id="199"/>
        <w:r>
          <w:commentReference w:id="199"/>
        </w:r>
        <w:r>
          <w:t xml:space="preserve">. 108 schoolchildren between the ages of 10 and 17 indicated that meditation improved verbal and spatial memory (Kora et al., 2021). In </w:t>
        </w:r>
      </w:ins>
      <w:ins w:id="200" w:author="Sreekanth  Gopi" w:date="2022-12-01T07:31:00Z">
        <w:r w:rsidR="00FE629C">
          <w:t xml:space="preserve">yet </w:t>
        </w:r>
      </w:ins>
      <w:ins w:id="201" w:author="Sreekanth  Gopi" w:date="2022-11-29T21:45:00Z">
        <w:r>
          <w:t xml:space="preserve">another 4-week study to assess mindfulness for children with ADHD aged 6 to 12 years old, it was discovered that meditation intervention dramatically decreased anxiety and sleep issues (Fried et al., 2022).  </w:t>
        </w:r>
      </w:ins>
    </w:p>
    <w:p w14:paraId="2FFEA7DE" w14:textId="77777777" w:rsidR="00A542E9" w:rsidRDefault="00A542E9" w:rsidP="008E7C86">
      <w:pPr>
        <w:spacing w:line="360" w:lineRule="auto"/>
        <w:ind w:firstLine="720"/>
        <w:rPr>
          <w:ins w:id="202" w:author="Sreekanth  Gopi" w:date="2022-11-29T21:45:00Z"/>
        </w:rPr>
      </w:pPr>
    </w:p>
    <w:p w14:paraId="05B9C316" w14:textId="77777777" w:rsidR="008E7C86" w:rsidRPr="004D2BCA" w:rsidRDefault="008E7C86" w:rsidP="008E7C86">
      <w:pPr>
        <w:spacing w:line="360" w:lineRule="auto"/>
        <w:rPr>
          <w:ins w:id="203" w:author="Sreekanth  Gopi" w:date="2022-11-29T21:45:00Z"/>
          <w:b/>
          <w:bCs/>
        </w:rPr>
      </w:pPr>
      <w:commentRangeStart w:id="204"/>
      <w:ins w:id="205" w:author="Sreekanth  Gopi" w:date="2022-11-29T21:45:00Z">
        <w:r w:rsidRPr="6F08318B">
          <w:rPr>
            <w:b/>
            <w:bCs/>
          </w:rPr>
          <w:t>Which Metric?</w:t>
        </w:r>
        <w:commentRangeEnd w:id="204"/>
        <w:r>
          <w:commentReference w:id="204"/>
        </w:r>
      </w:ins>
    </w:p>
    <w:p w14:paraId="427DE946" w14:textId="33169AC5" w:rsidR="008E7C86" w:rsidRDefault="008E7C86" w:rsidP="008E7C86">
      <w:pPr>
        <w:spacing w:line="360" w:lineRule="auto"/>
        <w:ind w:firstLine="720"/>
        <w:rPr>
          <w:ins w:id="206" w:author="Sreekanth  Gopi" w:date="2022-11-29T21:45:00Z"/>
        </w:rPr>
      </w:pPr>
      <w:ins w:id="207" w:author="Sreekanth  Gopi" w:date="2022-11-29T21:45:00Z">
        <w:r>
          <w:t xml:space="preserve">In </w:t>
        </w:r>
      </w:ins>
      <w:ins w:id="208" w:author="Sreekanth  Gopi" w:date="2022-12-01T07:32:00Z">
        <w:r w:rsidR="00951AD9">
          <w:t xml:space="preserve">the previous </w:t>
        </w:r>
      </w:ins>
      <w:ins w:id="209" w:author="Sreekanth  Gopi" w:date="2022-11-29T21:45:00Z">
        <w:r>
          <w:t xml:space="preserve">research conducted by me on a meditation among 11 participants, it was found that </w:t>
        </w:r>
        <w:proofErr w:type="spellStart"/>
        <w:r>
          <w:t>ChakraMarmaKosha</w:t>
        </w:r>
        <w:proofErr w:type="spellEnd"/>
        <w:r>
          <w:t xml:space="preserve"> Meditation (CM), which focuses on one’s nerve plexuses (intersection of nerves) such as Cervical Plexus, Brachial Plexus, Lumbar Plexus, Sacral Plexus, and Solar plexus, helped the group reduce stress and improve immunity and health (Gopi, 2020). In CM, as in mindfulness meditation, we become mindful of various Chakras (energy centers) keeping our attention on the Marma points (nerve centers) and browsing through different Koshas or sheaths of consciousness. Further to this,</w:t>
        </w:r>
        <w:commentRangeStart w:id="210"/>
        <w:commentRangeStart w:id="211"/>
        <w:r>
          <w:t xml:space="preserve"> </w:t>
        </w:r>
        <w:commentRangeEnd w:id="210"/>
        <w:r>
          <w:commentReference w:id="210"/>
        </w:r>
        <w:commentRangeEnd w:id="211"/>
        <w:r>
          <w:commentReference w:id="211"/>
        </w:r>
        <w:r>
          <w:t xml:space="preserve">I conducted another study in 2022 on different Vedic meditation practices such as Vedic Ritual, CM, and breathwork in which it was inferred that such practices have a positive impact on </w:t>
        </w:r>
        <w:commentRangeStart w:id="212"/>
        <w:r>
          <w:t xml:space="preserve">their </w:t>
        </w:r>
        <w:commentRangeEnd w:id="212"/>
        <w:r>
          <w:commentReference w:id="212"/>
        </w:r>
        <w:r>
          <w:t xml:space="preserve">stress levels. In </w:t>
        </w:r>
      </w:ins>
      <w:ins w:id="213" w:author="Sreekanth  Gopi" w:date="2022-12-01T07:32:00Z">
        <w:r w:rsidR="00C25B38">
          <w:t>tha</w:t>
        </w:r>
      </w:ins>
      <w:ins w:id="214" w:author="Sreekanth  Gopi" w:date="2022-12-01T07:33:00Z">
        <w:r w:rsidR="00C25B38">
          <w:t>t</w:t>
        </w:r>
      </w:ins>
      <w:commentRangeStart w:id="215"/>
      <w:ins w:id="216" w:author="Sreekanth  Gopi" w:date="2022-11-29T21:45:00Z">
        <w:r>
          <w:t xml:space="preserve"> </w:t>
        </w:r>
        <w:commentRangeEnd w:id="215"/>
        <w:r>
          <w:commentReference w:id="215"/>
        </w:r>
        <w:r>
          <w:t xml:space="preserve">study, to measure the effect of meditative practices, a bio-feedback device was used to measure Heart Coherence (HC), </w:t>
        </w:r>
        <w:commentRangeStart w:id="217"/>
        <w:commentRangeStart w:id="218"/>
        <w:r>
          <w:t>a subset of ECG</w:t>
        </w:r>
        <w:commentRangeEnd w:id="217"/>
        <w:r>
          <w:commentReference w:id="217"/>
        </w:r>
        <w:commentRangeEnd w:id="218"/>
        <w:r>
          <w:commentReference w:id="218"/>
        </w:r>
        <w:r>
          <w:t xml:space="preserve">. Heart Coherence and heart rate variability </w:t>
        </w:r>
      </w:ins>
      <w:ins w:id="219" w:author="Sreekanth  Gopi" w:date="2022-12-11T09:37:00Z">
        <w:r w:rsidR="00A83205">
          <w:t>are</w:t>
        </w:r>
      </w:ins>
      <w:ins w:id="220" w:author="Sreekanth  Gopi" w:date="2022-11-29T21:45:00Z">
        <w:r>
          <w:t xml:space="preserve"> important </w:t>
        </w:r>
      </w:ins>
      <w:ins w:id="221" w:author="Sreekanth  Gopi" w:date="2022-12-11T09:37:00Z">
        <w:r w:rsidR="00A83205">
          <w:t>indicators</w:t>
        </w:r>
      </w:ins>
      <w:ins w:id="222" w:author="Sreekanth  Gopi" w:date="2022-11-29T21:45:00Z">
        <w:r>
          <w:t xml:space="preserve"> of stress, anger, and mental illness. Heart Coherence is a proven broad indicator of </w:t>
        </w:r>
        <w:commentRangeStart w:id="223"/>
        <w:r>
          <w:t xml:space="preserve">HRV </w:t>
        </w:r>
        <w:commentRangeEnd w:id="223"/>
        <w:r>
          <w:commentReference w:id="223"/>
        </w:r>
        <w:r>
          <w:t>or positive mind-states (</w:t>
        </w:r>
        <w:proofErr w:type="spellStart"/>
        <w:r>
          <w:t>Sarabia-Cobo</w:t>
        </w:r>
        <w:proofErr w:type="spellEnd"/>
        <w:r>
          <w:t xml:space="preserve">, 2015. Heart Coherence was selected by Heartmath Institute (an independent organization </w:t>
        </w:r>
      </w:ins>
      <w:ins w:id="224" w:author="Sreekanth  Gopi" w:date="2022-12-11T09:37:00Z">
        <w:r w:rsidR="00A83205">
          <w:t>that</w:t>
        </w:r>
      </w:ins>
      <w:ins w:id="225" w:author="Sreekanth  Gopi" w:date="2022-11-29T21:45:00Z">
        <w:r>
          <w:t xml:space="preserve"> invented the HC device) as the only metric in their two-decade-long research among numerous physiological factors that are sensitive to and correlated with changes in emotional states, such as heart rate, electrocardiogram (ECG), electroencephalogram (EEG), and electromyography (EMG) activity, etc. (</w:t>
        </w:r>
        <w:proofErr w:type="spellStart"/>
        <w:r>
          <w:t>McCraty</w:t>
        </w:r>
        <w:proofErr w:type="spellEnd"/>
        <w:r>
          <w:t xml:space="preserve">, 2022). </w:t>
        </w:r>
        <w:commentRangeStart w:id="226"/>
        <w:r>
          <w:t>Heart Coherence, also known as cardiac coherence or heart rhythm coherence, has been found to best reflect the emotional state of a person (</w:t>
        </w:r>
        <w:proofErr w:type="spellStart"/>
        <w:r>
          <w:t>McCraty</w:t>
        </w:r>
        <w:proofErr w:type="spellEnd"/>
        <w:r>
          <w:t xml:space="preserve">, 2022). </w:t>
        </w:r>
        <w:commentRangeEnd w:id="226"/>
        <w:r>
          <w:commentReference w:id="226"/>
        </w:r>
      </w:ins>
      <w:ins w:id="227" w:author="Sreekanth  Gopi" w:date="2022-12-01T07:33:00Z">
        <w:r w:rsidR="006C0082">
          <w:t xml:space="preserve">In addition to HC, </w:t>
        </w:r>
      </w:ins>
      <w:ins w:id="228" w:author="Sreekanth  Gopi" w:date="2022-12-01T07:38:00Z">
        <w:r w:rsidR="007665C5">
          <w:t xml:space="preserve">here </w:t>
        </w:r>
      </w:ins>
      <w:ins w:id="229" w:author="Sreekanth  Gopi" w:date="2022-12-01T07:34:00Z">
        <w:r w:rsidR="007665C5">
          <w:t xml:space="preserve">we </w:t>
        </w:r>
      </w:ins>
      <w:ins w:id="230" w:author="Sreekanth  Gopi" w:date="2022-12-01T07:38:00Z">
        <w:r w:rsidR="007665C5">
          <w:t xml:space="preserve">attempt </w:t>
        </w:r>
      </w:ins>
      <w:ins w:id="231" w:author="Sreekanth  Gopi" w:date="2022-12-01T07:34:00Z">
        <w:r w:rsidR="007665C5">
          <w:t xml:space="preserve">to experiment </w:t>
        </w:r>
      </w:ins>
      <w:ins w:id="232" w:author="Sreekanth  Gopi" w:date="2022-12-11T09:37:00Z">
        <w:r w:rsidR="00A83205">
          <w:t xml:space="preserve">with </w:t>
        </w:r>
      </w:ins>
      <w:ins w:id="233" w:author="Sreekanth  Gopi" w:date="2022-12-01T07:33:00Z">
        <w:r w:rsidR="006C0082">
          <w:t xml:space="preserve">EEG classification using </w:t>
        </w:r>
      </w:ins>
      <w:ins w:id="234" w:author="Sreekanth  Gopi" w:date="2022-12-11T09:38:00Z">
        <w:r w:rsidR="00A83205">
          <w:t xml:space="preserve">a </w:t>
        </w:r>
      </w:ins>
      <w:ins w:id="235" w:author="Sreekanth  Gopi" w:date="2022-12-01T07:33:00Z">
        <w:r w:rsidR="006C0082">
          <w:t xml:space="preserve">neural network </w:t>
        </w:r>
      </w:ins>
      <w:ins w:id="236" w:author="Sreekanth  Gopi" w:date="2022-12-01T07:34:00Z">
        <w:r w:rsidR="007665C5">
          <w:t xml:space="preserve">as it </w:t>
        </w:r>
      </w:ins>
      <w:ins w:id="237" w:author="Sreekanth  Gopi" w:date="2022-12-01T07:33:00Z">
        <w:r w:rsidR="006C0082">
          <w:t>is</w:t>
        </w:r>
      </w:ins>
      <w:ins w:id="238" w:author="Sreekanth  Gopi" w:date="2022-12-01T07:34:00Z">
        <w:r w:rsidR="006C0082">
          <w:t xml:space="preserve"> shown to </w:t>
        </w:r>
      </w:ins>
      <w:ins w:id="239" w:author="Sreekanth  Gopi" w:date="2022-12-01T07:39:00Z">
        <w:r w:rsidR="00C2428E">
          <w:t xml:space="preserve">predict </w:t>
        </w:r>
      </w:ins>
      <w:ins w:id="240" w:author="Sreekanth  Gopi" w:date="2022-12-11T09:38:00Z">
        <w:r w:rsidR="00A83205">
          <w:t>students’</w:t>
        </w:r>
      </w:ins>
      <w:ins w:id="241" w:author="Sreekanth  Gopi" w:date="2022-12-01T07:34:00Z">
        <w:r w:rsidR="006C0082">
          <w:t xml:space="preserve"> </w:t>
        </w:r>
      </w:ins>
      <w:ins w:id="242" w:author="Sreekanth  Gopi" w:date="2022-12-01T07:40:00Z">
        <w:r w:rsidR="00C2428E">
          <w:t>attention</w:t>
        </w:r>
      </w:ins>
      <w:ins w:id="243" w:author="Sreekanth  Gopi" w:date="2022-12-01T07:34:00Z">
        <w:r w:rsidR="006C0082">
          <w:t xml:space="preserve"> with over 95% accuracy</w:t>
        </w:r>
      </w:ins>
      <w:ins w:id="244" w:author="Sreekanth  Gopi" w:date="2022-12-01T07:39:00Z">
        <w:r w:rsidR="0064089A">
          <w:t xml:space="preserve"> (</w:t>
        </w:r>
      </w:ins>
      <w:proofErr w:type="spellStart"/>
      <w:ins w:id="245" w:author="Sreekanth  Gopi" w:date="2022-12-01T10:34:00Z">
        <w:r w:rsidR="005E6533">
          <w:t>Abeer</w:t>
        </w:r>
        <w:proofErr w:type="spellEnd"/>
        <w:r w:rsidR="005E6533">
          <w:t>-</w:t>
        </w:r>
      </w:ins>
      <w:ins w:id="246" w:author="Sreekanth  Gopi" w:date="2022-12-01T07:39:00Z">
        <w:r w:rsidR="0064089A">
          <w:t>Al-</w:t>
        </w:r>
        <w:proofErr w:type="spellStart"/>
        <w:r w:rsidR="0064089A">
          <w:t>Nafjan</w:t>
        </w:r>
        <w:proofErr w:type="spellEnd"/>
        <w:r w:rsidR="0064089A">
          <w:t xml:space="preserve">, A., &amp; </w:t>
        </w:r>
        <w:proofErr w:type="spellStart"/>
        <w:r w:rsidR="0064089A">
          <w:t>Aldayel</w:t>
        </w:r>
        <w:proofErr w:type="spellEnd"/>
        <w:r w:rsidR="0064089A">
          <w:t>, M., 2022).</w:t>
        </w:r>
      </w:ins>
    </w:p>
    <w:p w14:paraId="736B0ACD" w14:textId="77777777" w:rsidR="008E7C86" w:rsidRPr="006C7A91" w:rsidRDefault="008E7C86" w:rsidP="008E7C86">
      <w:pPr>
        <w:spacing w:line="360" w:lineRule="auto"/>
        <w:rPr>
          <w:ins w:id="247" w:author="Sreekanth  Gopi" w:date="2022-11-29T21:45:00Z"/>
          <w:b/>
          <w:bCs/>
        </w:rPr>
      </w:pPr>
      <w:commentRangeStart w:id="248"/>
      <w:commentRangeStart w:id="249"/>
      <w:ins w:id="250" w:author="Sreekanth  Gopi" w:date="2022-11-29T21:45:00Z">
        <w:r w:rsidRPr="433FE100">
          <w:rPr>
            <w:b/>
            <w:bCs/>
          </w:rPr>
          <w:lastRenderedPageBreak/>
          <w:t>Why EEG?</w:t>
        </w:r>
        <w:commentRangeEnd w:id="248"/>
        <w:r>
          <w:commentReference w:id="248"/>
        </w:r>
        <w:commentRangeEnd w:id="249"/>
        <w:r>
          <w:commentReference w:id="249"/>
        </w:r>
      </w:ins>
    </w:p>
    <w:p w14:paraId="46F24DB5" w14:textId="362724E9" w:rsidR="008D1B20" w:rsidRDefault="000E31F7" w:rsidP="00C05FDA">
      <w:pPr>
        <w:spacing w:line="360" w:lineRule="auto"/>
        <w:ind w:firstLine="720"/>
        <w:rPr>
          <w:ins w:id="251" w:author="Sreekanth  Gopi" w:date="2022-12-01T11:27:00Z"/>
        </w:rPr>
      </w:pPr>
      <w:ins w:id="252" w:author="Sreekanth  Gopi" w:date="2022-12-01T11:22:00Z">
        <w:r>
          <w:rPr>
            <w:b/>
            <w:bCs/>
            <w:noProof/>
          </w:rPr>
          <w:drawing>
            <wp:anchor distT="0" distB="0" distL="114300" distR="114300" simplePos="0" relativeHeight="251660288" behindDoc="0" locked="0" layoutInCell="1" allowOverlap="1" wp14:anchorId="60B89829" wp14:editId="283998EB">
              <wp:simplePos x="0" y="0"/>
              <wp:positionH relativeFrom="column">
                <wp:posOffset>1481941</wp:posOffset>
              </wp:positionH>
              <wp:positionV relativeFrom="paragraph">
                <wp:posOffset>3622413</wp:posOffset>
              </wp:positionV>
              <wp:extent cx="2543810" cy="1637030"/>
              <wp:effectExtent l="0" t="0" r="0" b="1270"/>
              <wp:wrapThrough wrapText="bothSides">
                <wp:wrapPolygon edited="0">
                  <wp:start x="0" y="0"/>
                  <wp:lineTo x="0" y="21449"/>
                  <wp:lineTo x="21460" y="21449"/>
                  <wp:lineTo x="21460"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3810" cy="1637030"/>
                      </a:xfrm>
                      <a:prstGeom prst="rect">
                        <a:avLst/>
                      </a:prstGeom>
                    </pic:spPr>
                  </pic:pic>
                </a:graphicData>
              </a:graphic>
              <wp14:sizeRelH relativeFrom="page">
                <wp14:pctWidth>0</wp14:pctWidth>
              </wp14:sizeRelH>
              <wp14:sizeRelV relativeFrom="page">
                <wp14:pctHeight>0</wp14:pctHeight>
              </wp14:sizeRelV>
            </wp:anchor>
          </w:drawing>
        </w:r>
      </w:ins>
      <w:ins w:id="253" w:author="Sreekanth  Gopi" w:date="2022-11-29T21:45:00Z">
        <w:r w:rsidR="008E7C86">
          <w:t>Heart rate variability (HRV) refers to patterns in the beat-to-beat variations in the intervals between successive pairs of heartbeats in an ECG. People</w:t>
        </w:r>
      </w:ins>
      <w:ins w:id="254" w:author="Sreekanth  Gopi" w:date="2022-12-11T09:38:00Z">
        <w:r w:rsidR="00A83205">
          <w:t>’</w:t>
        </w:r>
      </w:ins>
      <w:ins w:id="255" w:author="Sreekanth  Gopi" w:date="2022-11-29T21:45:00Z">
        <w:r w:rsidR="008E7C86">
          <w:t xml:space="preserve">s emotional states are reflected in their HRV rhythm, and emotions can cause a dramatic change in the </w:t>
        </w:r>
      </w:ins>
      <w:ins w:id="256" w:author="Sreekanth  Gopi" w:date="2022-12-11T09:38:00Z">
        <w:r w:rsidR="00A83205">
          <w:t>rhythm</w:t>
        </w:r>
      </w:ins>
      <w:ins w:id="257" w:author="Sreekanth  Gopi" w:date="2022-11-29T21:45:00Z">
        <w:r w:rsidR="008E7C86">
          <w:t xml:space="preserve"> pattern (</w:t>
        </w:r>
        <w:proofErr w:type="spellStart"/>
        <w:r w:rsidR="008E7C86">
          <w:t>McCraty</w:t>
        </w:r>
        <w:proofErr w:type="spellEnd"/>
        <w:r w:rsidR="008E7C86">
          <w:t xml:space="preserve">, 2022). </w:t>
        </w:r>
        <w:commentRangeStart w:id="258"/>
        <w:commentRangeStart w:id="259"/>
        <w:r w:rsidR="008E7C86">
          <w:t xml:space="preserve">Thus, as HC is just an indicator of emotional changes from heart rhythm variations, HC alone is not enough to make diverse measurements of various parts of the brain, detect a </w:t>
        </w:r>
      </w:ins>
      <w:ins w:id="260" w:author="Sreekanth  Gopi" w:date="2022-12-01T07:41:00Z">
        <w:r w:rsidR="00A64A44" w:rsidRPr="00A64A44">
          <w:t xml:space="preserve">neurodevelopmental </w:t>
        </w:r>
      </w:ins>
      <w:ins w:id="261" w:author="Sreekanth  Gopi" w:date="2022-11-29T21:45:00Z">
        <w:r w:rsidR="008E7C86">
          <w:t xml:space="preserve">mental </w:t>
        </w:r>
      </w:ins>
      <w:ins w:id="262" w:author="Sreekanth  Gopi" w:date="2022-12-01T07:41:00Z">
        <w:r w:rsidR="00A64A44" w:rsidRPr="00A64A44">
          <w:t xml:space="preserve">disorder </w:t>
        </w:r>
      </w:ins>
      <w:ins w:id="263" w:author="Sreekanth  Gopi" w:date="2022-11-29T21:45:00Z">
        <w:r w:rsidR="008E7C86">
          <w:t>such as ADHD and make a prediction</w:t>
        </w:r>
        <w:commentRangeEnd w:id="258"/>
        <w:r w:rsidR="008E7C86">
          <w:commentReference w:id="258"/>
        </w:r>
        <w:commentRangeEnd w:id="259"/>
        <w:r w:rsidR="008E7C86">
          <w:commentReference w:id="259"/>
        </w:r>
        <w:r w:rsidR="008E7C86">
          <w:t>. H</w:t>
        </w:r>
        <w:r w:rsidR="008E7C86" w:rsidRPr="433FE100">
          <w:t>C measures heart activity while EEG on the other hand gives</w:t>
        </w:r>
        <w:r w:rsidR="008E7C86" w:rsidRPr="00B039CD">
          <w:t xml:space="preserve"> insights into brain activity. </w:t>
        </w:r>
        <w:r w:rsidR="008E7C86">
          <w:t xml:space="preserve">EEG, a method to measure electrical activity in the brain, is a better </w:t>
        </w:r>
      </w:ins>
      <w:ins w:id="264" w:author="Sreekanth  Gopi" w:date="2022-12-11T09:38:00Z">
        <w:r w:rsidR="00A83205">
          <w:t>Brain-Computer</w:t>
        </w:r>
      </w:ins>
      <w:ins w:id="265" w:author="Sreekanth  Gopi" w:date="2022-11-29T21:45:00Z">
        <w:r w:rsidR="008E7C86">
          <w:t xml:space="preserve"> Interface (BCI) system that can </w:t>
        </w:r>
      </w:ins>
      <w:ins w:id="266" w:author="Sreekanth  Gopi" w:date="2022-12-11T09:38:00Z">
        <w:r w:rsidR="00A83205">
          <w:t>be used</w:t>
        </w:r>
      </w:ins>
      <w:ins w:id="267" w:author="Sreekanth  Gopi" w:date="2022-11-29T21:45:00Z">
        <w:r w:rsidR="008E7C86">
          <w:t xml:space="preserve"> to classify data based on different frequency bands, get trained, and predict future occurrences based on pattern </w:t>
        </w:r>
      </w:ins>
      <w:ins w:id="268" w:author="Sreekanth  Gopi" w:date="2022-12-11T09:39:00Z">
        <w:r w:rsidR="00A83205">
          <w:t>recognition</w:t>
        </w:r>
      </w:ins>
      <w:ins w:id="269" w:author="Sreekanth  Gopi" w:date="2022-11-29T21:45:00Z">
        <w:r w:rsidR="008E7C86">
          <w:t xml:space="preserve"> (</w:t>
        </w:r>
        <w:proofErr w:type="spellStart"/>
        <w:r w:rsidR="008E7C86">
          <w:t>Nazhvani</w:t>
        </w:r>
        <w:proofErr w:type="spellEnd"/>
        <w:r w:rsidR="008E7C86">
          <w:t xml:space="preserve"> et al., 2013). EEG Sub-band features indicate attention level, state of mind, or indication of neuro-biological disorders (Shubham </w:t>
        </w:r>
        <w:proofErr w:type="spellStart"/>
        <w:r w:rsidR="008E7C86">
          <w:t>Dhuri</w:t>
        </w:r>
        <w:proofErr w:type="spellEnd"/>
        <w:r w:rsidR="008E7C86">
          <w:t xml:space="preserve">, 2021). EEG senses a broader spectrum of brain waves. For example, Visual Evoke Potential (VEP) features extracted from the left and right side of occipital lube electrodes, locations are near </w:t>
        </w:r>
      </w:ins>
      <w:ins w:id="270" w:author="Sreekanth  Gopi" w:date="2022-12-11T09:38:00Z">
        <w:r w:rsidR="00A83205">
          <w:t xml:space="preserve">the </w:t>
        </w:r>
      </w:ins>
      <w:ins w:id="271" w:author="Sreekanth  Gopi" w:date="2022-11-29T21:45:00Z">
        <w:r w:rsidR="008E7C86">
          <w:t>location of the visual primary sensory area (</w:t>
        </w:r>
        <w:proofErr w:type="spellStart"/>
        <w:r w:rsidR="008E7C86">
          <w:t>Nazhvani</w:t>
        </w:r>
        <w:proofErr w:type="spellEnd"/>
        <w:r w:rsidR="008E7C86">
          <w:t xml:space="preserve"> et al., 2013). </w:t>
        </w:r>
      </w:ins>
    </w:p>
    <w:p w14:paraId="66FAB86C" w14:textId="200C56E2" w:rsidR="000E31F7" w:rsidRDefault="000E31F7" w:rsidP="00C05FDA">
      <w:pPr>
        <w:spacing w:line="360" w:lineRule="auto"/>
        <w:ind w:firstLine="720"/>
        <w:rPr>
          <w:ins w:id="272" w:author="Sreekanth  Gopi" w:date="2022-12-01T11:22:00Z"/>
        </w:rPr>
      </w:pPr>
    </w:p>
    <w:p w14:paraId="67B4961A" w14:textId="3C698415" w:rsidR="008D1B20" w:rsidRDefault="008D1B20" w:rsidP="00C05FDA">
      <w:pPr>
        <w:spacing w:line="360" w:lineRule="auto"/>
        <w:ind w:firstLine="720"/>
        <w:rPr>
          <w:ins w:id="273" w:author="Sreekanth  Gopi" w:date="2022-12-01T11:22:00Z"/>
        </w:rPr>
      </w:pPr>
    </w:p>
    <w:p w14:paraId="6D40A82B" w14:textId="77777777" w:rsidR="000E31F7" w:rsidRDefault="000E31F7" w:rsidP="00C05FDA">
      <w:pPr>
        <w:spacing w:line="360" w:lineRule="auto"/>
        <w:ind w:firstLine="720"/>
        <w:rPr>
          <w:ins w:id="274" w:author="Sreekanth  Gopi" w:date="2022-12-01T11:27:00Z"/>
        </w:rPr>
      </w:pPr>
    </w:p>
    <w:p w14:paraId="741CD221" w14:textId="77777777" w:rsidR="000E31F7" w:rsidRDefault="000E31F7" w:rsidP="00C05FDA">
      <w:pPr>
        <w:spacing w:line="360" w:lineRule="auto"/>
        <w:ind w:firstLine="720"/>
        <w:rPr>
          <w:ins w:id="275" w:author="Sreekanth  Gopi" w:date="2022-12-01T11:27:00Z"/>
        </w:rPr>
      </w:pPr>
    </w:p>
    <w:p w14:paraId="389AA7DC" w14:textId="77777777" w:rsidR="000E31F7" w:rsidRDefault="000E31F7" w:rsidP="00C05FDA">
      <w:pPr>
        <w:spacing w:line="360" w:lineRule="auto"/>
        <w:ind w:firstLine="720"/>
        <w:rPr>
          <w:ins w:id="276" w:author="Sreekanth  Gopi" w:date="2022-12-01T11:27:00Z"/>
        </w:rPr>
      </w:pPr>
    </w:p>
    <w:p w14:paraId="6EBC7E8A" w14:textId="77777777" w:rsidR="000E31F7" w:rsidRDefault="000E31F7" w:rsidP="00C05FDA">
      <w:pPr>
        <w:spacing w:line="360" w:lineRule="auto"/>
        <w:ind w:firstLine="720"/>
        <w:rPr>
          <w:ins w:id="277" w:author="Sreekanth  Gopi" w:date="2022-12-01T11:27:00Z"/>
        </w:rPr>
      </w:pPr>
    </w:p>
    <w:p w14:paraId="260E3C9A" w14:textId="6BAB76FA" w:rsidR="000E31F7" w:rsidRDefault="000E31F7" w:rsidP="000E31F7">
      <w:pPr>
        <w:spacing w:line="360" w:lineRule="auto"/>
        <w:ind w:firstLine="720"/>
        <w:rPr>
          <w:ins w:id="278" w:author="Sreekanth  Gopi" w:date="2022-12-01T11:27:00Z"/>
        </w:rPr>
      </w:pPr>
      <w:ins w:id="279" w:author="Sreekanth  Gopi" w:date="2022-12-01T11:27:00Z">
        <w:r>
          <w:rPr>
            <w:noProof/>
          </w:rPr>
          <mc:AlternateContent>
            <mc:Choice Requires="wps">
              <w:drawing>
                <wp:anchor distT="0" distB="0" distL="114300" distR="114300" simplePos="0" relativeHeight="251661312" behindDoc="0" locked="0" layoutInCell="1" allowOverlap="1" wp14:anchorId="4C1EBDE7" wp14:editId="44AC2A1D">
                  <wp:simplePos x="0" y="0"/>
                  <wp:positionH relativeFrom="column">
                    <wp:posOffset>1655481</wp:posOffset>
                  </wp:positionH>
                  <wp:positionV relativeFrom="paragraph">
                    <wp:posOffset>67945</wp:posOffset>
                  </wp:positionV>
                  <wp:extent cx="2796989" cy="274918"/>
                  <wp:effectExtent l="0" t="0" r="0" b="5080"/>
                  <wp:wrapNone/>
                  <wp:docPr id="9" name="Text Box 9"/>
                  <wp:cNvGraphicFramePr/>
                  <a:graphic xmlns:a="http://schemas.openxmlformats.org/drawingml/2006/main">
                    <a:graphicData uri="http://schemas.microsoft.com/office/word/2010/wordprocessingShape">
                      <wps:wsp>
                        <wps:cNvSpPr txBox="1"/>
                        <wps:spPr>
                          <a:xfrm>
                            <a:off x="0" y="0"/>
                            <a:ext cx="2796989" cy="274918"/>
                          </a:xfrm>
                          <a:prstGeom prst="rect">
                            <a:avLst/>
                          </a:prstGeom>
                          <a:solidFill>
                            <a:schemeClr val="lt1"/>
                          </a:solidFill>
                          <a:ln w="6350">
                            <a:noFill/>
                          </a:ln>
                        </wps:spPr>
                        <wps:txbx>
                          <w:txbxContent>
                            <w:p w14:paraId="18461416" w14:textId="77777777" w:rsidR="000E31F7" w:rsidRPr="009A6CDC" w:rsidRDefault="000E31F7" w:rsidP="000E31F7">
                              <w:pPr>
                                <w:rPr>
                                  <w:ins w:id="280" w:author="Sreekanth  Gopi" w:date="2022-12-01T11:27:00Z"/>
                                  <w:sz w:val="20"/>
                                  <w:szCs w:val="20"/>
                                </w:rPr>
                              </w:pPr>
                              <w:ins w:id="281" w:author="Sreekanth  Gopi" w:date="2022-12-01T11:27:00Z">
                                <w:r w:rsidRPr="009A6CDC">
                                  <w:rPr>
                                    <w:sz w:val="20"/>
                                    <w:szCs w:val="20"/>
                                  </w:rPr>
                                  <w:t>Figure 1 Parts of brain</w:t>
                                </w:r>
                                <w:r w:rsidRPr="008D1B20">
                                  <w:rPr>
                                    <w:sz w:val="20"/>
                                    <w:szCs w:val="20"/>
                                  </w:rPr>
                                  <w:t xml:space="preserve">. Source: </w:t>
                                </w:r>
                                <w:r w:rsidRPr="008D1B20">
                                  <w:rPr>
                                    <w:sz w:val="20"/>
                                    <w:szCs w:val="20"/>
                                  </w:rPr>
                                  <w:fldChar w:fldCharType="begin"/>
                                </w:r>
                                <w:r w:rsidRPr="008D1B20">
                                  <w:rPr>
                                    <w:sz w:val="20"/>
                                    <w:szCs w:val="20"/>
                                  </w:rPr>
                                  <w:instrText xml:space="preserve"> HYPERLINK "http://www.neeuro.com" </w:instrText>
                                </w:r>
                                <w:r w:rsidRPr="008D1B20">
                                  <w:rPr>
                                    <w:sz w:val="20"/>
                                    <w:szCs w:val="20"/>
                                  </w:rPr>
                                </w:r>
                                <w:r w:rsidRPr="008D1B20">
                                  <w:rPr>
                                    <w:sz w:val="20"/>
                                    <w:szCs w:val="20"/>
                                  </w:rPr>
                                  <w:fldChar w:fldCharType="separate"/>
                                </w:r>
                                <w:r w:rsidRPr="009A6CDC">
                                  <w:rPr>
                                    <w:rStyle w:val="Hyperlink"/>
                                    <w:color w:val="auto"/>
                                    <w:sz w:val="20"/>
                                    <w:szCs w:val="20"/>
                                  </w:rPr>
                                  <w:t>www.neeuro.com</w:t>
                                </w:r>
                                <w:r w:rsidRPr="008D1B20">
                                  <w:rPr>
                                    <w:sz w:val="20"/>
                                    <w:szCs w:val="20"/>
                                  </w:rPr>
                                  <w:fldChar w:fldCharType="end"/>
                                </w:r>
                                <w:r w:rsidRPr="008D1B20">
                                  <w:rPr>
                                    <w:sz w:val="20"/>
                                    <w:szCs w:val="20"/>
                                  </w:rPr>
                                  <w:t xml:space="preserve"> </w:t>
                                </w:r>
                              </w:ins>
                            </w:p>
                            <w:p w14:paraId="001C5FE3" w14:textId="77777777" w:rsidR="000E31F7" w:rsidRDefault="000E3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1EBDE7" id="_x0000_t202" coordsize="21600,21600" o:spt="202" path="m,l,21600r21600,l21600,xe">
                  <v:stroke joinstyle="miter"/>
                  <v:path gradientshapeok="t" o:connecttype="rect"/>
                </v:shapetype>
                <v:shape id="Text Box 9" o:spid="_x0000_s1026" type="#_x0000_t202" style="position:absolute;left:0;text-align:left;margin-left:130.35pt;margin-top:5.35pt;width:220.25pt;height:21.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" fillcolor="white [3201]" stroked="f" strokeweight=".5pt">
                  <v:textbox>
                    <w:txbxContent>
                      <w:p w14:paraId="18461416" w14:textId="77777777" w:rsidR="000E31F7" w:rsidRPr="009A6CDC" w:rsidRDefault="000E31F7" w:rsidP="000E31F7">
                        <w:pPr>
                          <w:rPr>
                            <w:ins w:id="282" w:author="Sreekanth  Gopi" w:date="2022-12-01T11:27:00Z"/>
                            <w:sz w:val="20"/>
                            <w:szCs w:val="20"/>
                          </w:rPr>
                        </w:pPr>
                        <w:ins w:id="283" w:author="Sreekanth  Gopi" w:date="2022-12-01T11:27:00Z">
                          <w:r w:rsidRPr="009A6CDC">
                            <w:rPr>
                              <w:sz w:val="20"/>
                              <w:szCs w:val="20"/>
                            </w:rPr>
                            <w:t>Figure 1 Parts of brain</w:t>
                          </w:r>
                          <w:r w:rsidRPr="008D1B20">
                            <w:rPr>
                              <w:sz w:val="20"/>
                              <w:szCs w:val="20"/>
                            </w:rPr>
                            <w:t xml:space="preserve">. Source: </w:t>
                          </w:r>
                          <w:r w:rsidRPr="008D1B20">
                            <w:rPr>
                              <w:sz w:val="20"/>
                              <w:szCs w:val="20"/>
                            </w:rPr>
                            <w:fldChar w:fldCharType="begin"/>
                          </w:r>
                          <w:r w:rsidRPr="008D1B20">
                            <w:rPr>
                              <w:sz w:val="20"/>
                              <w:szCs w:val="20"/>
                            </w:rPr>
                            <w:instrText xml:space="preserve"> HYPERLINK "http://www.neeuro.com" </w:instrText>
                          </w:r>
                          <w:r w:rsidRPr="008D1B20">
                            <w:rPr>
                              <w:sz w:val="20"/>
                              <w:szCs w:val="20"/>
                            </w:rPr>
                          </w:r>
                          <w:r w:rsidRPr="008D1B20">
                            <w:rPr>
                              <w:sz w:val="20"/>
                              <w:szCs w:val="20"/>
                            </w:rPr>
                            <w:fldChar w:fldCharType="separate"/>
                          </w:r>
                          <w:r w:rsidRPr="009A6CDC">
                            <w:rPr>
                              <w:rStyle w:val="Hyperlink"/>
                              <w:color w:val="auto"/>
                              <w:sz w:val="20"/>
                              <w:szCs w:val="20"/>
                            </w:rPr>
                            <w:t>www.neeuro.com</w:t>
                          </w:r>
                          <w:r w:rsidRPr="008D1B20">
                            <w:rPr>
                              <w:sz w:val="20"/>
                              <w:szCs w:val="20"/>
                            </w:rPr>
                            <w:fldChar w:fldCharType="end"/>
                          </w:r>
                          <w:r w:rsidRPr="008D1B20">
                            <w:rPr>
                              <w:sz w:val="20"/>
                              <w:szCs w:val="20"/>
                            </w:rPr>
                            <w:t xml:space="preserve"> </w:t>
                          </w:r>
                        </w:ins>
                      </w:p>
                      <w:p w14:paraId="001C5FE3" w14:textId="77777777" w:rsidR="000E31F7" w:rsidRDefault="000E31F7"/>
                    </w:txbxContent>
                  </v:textbox>
                </v:shape>
              </w:pict>
            </mc:Fallback>
          </mc:AlternateContent>
        </w:r>
      </w:ins>
    </w:p>
    <w:p w14:paraId="0C28B87E" w14:textId="77777777" w:rsidR="000E31F7" w:rsidRDefault="000E31F7" w:rsidP="00C05FDA">
      <w:pPr>
        <w:spacing w:line="360" w:lineRule="auto"/>
        <w:ind w:firstLine="720"/>
        <w:rPr>
          <w:ins w:id="284" w:author="Sreekanth  Gopi" w:date="2022-12-01T11:27:00Z"/>
        </w:rPr>
      </w:pPr>
    </w:p>
    <w:p w14:paraId="5645770E" w14:textId="491B35C8" w:rsidR="00762197" w:rsidRPr="003A6985" w:rsidRDefault="008D1B20">
      <w:pPr>
        <w:spacing w:line="360" w:lineRule="auto"/>
        <w:ind w:firstLine="720"/>
        <w:rPr>
          <w:ins w:id="285" w:author="Sreekanth  Gopi" w:date="2022-12-01T11:27:00Z"/>
          <w:rPrChange w:id="286" w:author="Sreekanth  Gopi" w:date="2022-12-01T11:32:00Z">
            <w:rPr>
              <w:ins w:id="287" w:author="Sreekanth  Gopi" w:date="2022-12-01T11:27:00Z"/>
              <w:b/>
              <w:bCs/>
            </w:rPr>
          </w:rPrChange>
        </w:rPr>
        <w:pPrChange w:id="288" w:author="Sreekanth  Gopi" w:date="2022-12-01T11:32:00Z">
          <w:pPr>
            <w:widowControl w:val="0"/>
          </w:pPr>
        </w:pPrChange>
      </w:pPr>
      <w:ins w:id="289" w:author="Sreekanth  Gopi" w:date="2022-12-01T11:23:00Z">
        <w:r w:rsidRPr="008D1B20">
          <w:t>Figure 1 illustrates the two regions of the brain where attention is located. The prefrontal cortex, which controls deliberate concentration, is the first region. It is situated beneath the forehead and extends to both the left and right sides of the brain. It aids in directing attention toward a goal as a component of the motivational system. For sudden events that call for action, the parietal cortex, located behind the ear, is the second area</w:t>
        </w:r>
      </w:ins>
      <w:ins w:id="290" w:author="Sreekanth  Gopi" w:date="2022-12-01T11:28:00Z">
        <w:r w:rsidR="00F40C25">
          <w:t xml:space="preserve"> </w:t>
        </w:r>
      </w:ins>
      <w:ins w:id="291" w:author="Sreekanth  Gopi" w:date="2022-12-01T11:29:00Z">
        <w:r w:rsidR="00F40C25" w:rsidRPr="00F40C25">
          <w:t>(</w:t>
        </w:r>
        <w:proofErr w:type="spellStart"/>
        <w:r w:rsidR="00F40C25" w:rsidRPr="00F40C25">
          <w:t>Abeer</w:t>
        </w:r>
        <w:proofErr w:type="spellEnd"/>
        <w:r w:rsidR="00F40C25" w:rsidRPr="00F40C25">
          <w:t>-Al-</w:t>
        </w:r>
        <w:proofErr w:type="spellStart"/>
        <w:r w:rsidR="00F40C25" w:rsidRPr="00F40C25">
          <w:t>Nafjan</w:t>
        </w:r>
        <w:proofErr w:type="spellEnd"/>
        <w:r w:rsidR="00F40C25" w:rsidRPr="00F40C25">
          <w:t xml:space="preserve">, A., &amp; </w:t>
        </w:r>
        <w:proofErr w:type="spellStart"/>
        <w:r w:rsidR="00F40C25" w:rsidRPr="00F40C25">
          <w:t>Aldayel</w:t>
        </w:r>
        <w:proofErr w:type="spellEnd"/>
        <w:r w:rsidR="00F40C25" w:rsidRPr="00F40C25">
          <w:t>, M., 2022)</w:t>
        </w:r>
      </w:ins>
      <w:ins w:id="292" w:author="Sreekanth  Gopi" w:date="2022-12-01T11:23:00Z">
        <w:r w:rsidRPr="008D1B20">
          <w:t>.</w:t>
        </w:r>
      </w:ins>
      <w:ins w:id="293" w:author="Sreekanth  Gopi" w:date="2022-12-01T11:28:00Z">
        <w:r w:rsidR="00EA011A">
          <w:t xml:space="preserve"> </w:t>
        </w:r>
      </w:ins>
      <w:ins w:id="294" w:author="Sreekanth  Gopi" w:date="2022-12-01T11:32:00Z">
        <w:r w:rsidR="003A6985">
          <w:t>Thus,</w:t>
        </w:r>
      </w:ins>
      <w:ins w:id="295" w:author="Sreekanth  Gopi" w:date="2022-12-01T09:03:00Z">
        <w:r w:rsidR="00EA48C4">
          <w:t xml:space="preserve"> i</w:t>
        </w:r>
      </w:ins>
      <w:ins w:id="296" w:author="Sreekanth  Gopi" w:date="2022-12-01T09:02:00Z">
        <w:r w:rsidR="00EA48C4">
          <w:t>n this research, we combine</w:t>
        </w:r>
        <w:r w:rsidR="00EA48C4" w:rsidRPr="00EA48C4">
          <w:t xml:space="preserve"> brain-computer interfaces (BCI) </w:t>
        </w:r>
        <w:r w:rsidR="00EA48C4">
          <w:t xml:space="preserve">to measure </w:t>
        </w:r>
        <w:r w:rsidR="00EA48C4" w:rsidRPr="00EA48C4">
          <w:t>psycholog</w:t>
        </w:r>
        <w:r w:rsidR="00EA48C4">
          <w:t>ical effects</w:t>
        </w:r>
        <w:r w:rsidR="00EA48C4" w:rsidRPr="00EA48C4">
          <w:t>.</w:t>
        </w:r>
      </w:ins>
      <w:ins w:id="297" w:author="Sreekanth  Gopi" w:date="2022-12-01T11:27:00Z">
        <w:r w:rsidR="00762197">
          <w:rPr>
            <w:b/>
            <w:bCs/>
          </w:rPr>
          <w:br w:type="page"/>
        </w:r>
      </w:ins>
    </w:p>
    <w:p w14:paraId="4B3E0232" w14:textId="4E84C34E" w:rsidR="00A542E9" w:rsidRPr="00A542E9" w:rsidRDefault="00A542E9" w:rsidP="00A542E9">
      <w:pPr>
        <w:spacing w:line="360" w:lineRule="auto"/>
        <w:rPr>
          <w:ins w:id="298" w:author="Sreekanth  Gopi" w:date="2022-12-01T07:42:00Z"/>
          <w:b/>
          <w:bCs/>
          <w:rPrChange w:id="299" w:author="Sreekanth  Gopi" w:date="2022-12-01T07:42:00Z">
            <w:rPr>
              <w:ins w:id="300" w:author="Sreekanth  Gopi" w:date="2022-12-01T07:42:00Z"/>
            </w:rPr>
          </w:rPrChange>
        </w:rPr>
      </w:pPr>
      <w:ins w:id="301" w:author="Sreekanth  Gopi" w:date="2022-12-01T07:42:00Z">
        <w:r w:rsidRPr="00A542E9">
          <w:rPr>
            <w:b/>
            <w:bCs/>
            <w:rPrChange w:id="302" w:author="Sreekanth  Gopi" w:date="2022-12-01T07:42:00Z">
              <w:rPr/>
            </w:rPrChange>
          </w:rPr>
          <w:lastRenderedPageBreak/>
          <w:t>EEG and Brainwave:</w:t>
        </w:r>
      </w:ins>
    </w:p>
    <w:p w14:paraId="34073053" w14:textId="1889DDA6" w:rsidR="00760A91" w:rsidRDefault="0076557A" w:rsidP="00A542E9">
      <w:pPr>
        <w:spacing w:line="360" w:lineRule="auto"/>
        <w:rPr>
          <w:ins w:id="303" w:author="Sreekanth  Gopi" w:date="2022-12-01T07:53:00Z"/>
        </w:rPr>
      </w:pPr>
      <w:ins w:id="304" w:author="Sreekanth  Gopi" w:date="2022-12-01T07:43:00Z">
        <w:r w:rsidRPr="0076557A">
          <w:t>An EEG is a test that looks for irregularities in your brain</w:t>
        </w:r>
      </w:ins>
      <w:ins w:id="305" w:author="Sreekanth  Gopi" w:date="2022-12-11T09:38:00Z">
        <w:r w:rsidR="00A83205">
          <w:t>’</w:t>
        </w:r>
      </w:ins>
      <w:ins w:id="306" w:author="Sreekanth  Gopi" w:date="2022-12-01T07:43:00Z">
        <w:r w:rsidRPr="0076557A">
          <w:t>s electrical activity or brain waves.</w:t>
        </w:r>
        <w:r>
          <w:t xml:space="preserve"> </w:t>
        </w:r>
      </w:ins>
      <w:ins w:id="307" w:author="Sreekanth  Gopi" w:date="2022-12-01T07:46:00Z">
        <w:r w:rsidRPr="0076557A">
          <w:t>Frequency bands have traditionally been used to describe the raw EEG</w:t>
        </w:r>
      </w:ins>
      <w:ins w:id="308" w:author="Sreekanth  Gopi" w:date="2022-12-01T10:18:00Z">
        <w:r w:rsidR="00B90EE9">
          <w:t xml:space="preserve"> as</w:t>
        </w:r>
      </w:ins>
      <w:ins w:id="309" w:author="Sreekanth  Gopi" w:date="2022-12-01T07:46:00Z">
        <w:r w:rsidRPr="0076557A">
          <w:t xml:space="preserve"> Gamma </w:t>
        </w:r>
      </w:ins>
      <w:ins w:id="310" w:author="Sreekanth  Gopi" w:date="2022-12-01T10:18:00Z">
        <w:r w:rsidR="007F540C">
          <w:t>(&gt;</w:t>
        </w:r>
      </w:ins>
      <w:ins w:id="311" w:author="Sreekanth  Gopi" w:date="2022-12-01T07:46:00Z">
        <w:r w:rsidRPr="0076557A">
          <w:t xml:space="preserve"> 30 Hz</w:t>
        </w:r>
      </w:ins>
      <w:ins w:id="312" w:author="Sreekanth  Gopi" w:date="2022-12-01T10:18:00Z">
        <w:r w:rsidR="007F540C">
          <w:t>)</w:t>
        </w:r>
      </w:ins>
      <w:ins w:id="313" w:author="Sreekanth  Gopi" w:date="2022-12-01T07:46:00Z">
        <w:r w:rsidRPr="0076557A">
          <w:t>, Beta (13-30 Hz), Alpha (8-12 Hz), Theta (4-8 Hz), and Delta (less than 4 Hz).</w:t>
        </w:r>
        <w:r>
          <w:t xml:space="preserve"> </w:t>
        </w:r>
      </w:ins>
      <w:ins w:id="314" w:author="Sreekanth  Gopi" w:date="2022-12-01T08:27:00Z">
        <w:r w:rsidR="00813BF4">
          <w:t>The paper [</w:t>
        </w:r>
        <w:r w:rsidR="00813BF4" w:rsidRPr="002A3DC3">
          <w:t>Liu, W</w:t>
        </w:r>
      </w:ins>
      <w:ins w:id="315" w:author="Sreekanth  Gopi" w:date="2022-12-01T08:28:00Z">
        <w:r w:rsidR="00813BF4">
          <w:t xml:space="preserve"> et al., </w:t>
        </w:r>
      </w:ins>
      <w:ins w:id="316" w:author="Sreekanth  Gopi" w:date="2022-12-01T08:27:00Z">
        <w:r w:rsidR="00813BF4" w:rsidRPr="002A3DC3">
          <w:t>2021</w:t>
        </w:r>
        <w:r w:rsidR="00813BF4">
          <w:t xml:space="preserve">] describes </w:t>
        </w:r>
      </w:ins>
      <w:ins w:id="317" w:author="Sreekanth  Gopi" w:date="2022-12-01T08:28:00Z">
        <w:r w:rsidR="00813BF4">
          <w:t>them as follows:</w:t>
        </w:r>
      </w:ins>
    </w:p>
    <w:p w14:paraId="4D41E50E" w14:textId="32AAC3A5" w:rsidR="0076557A" w:rsidRDefault="00760A91" w:rsidP="00A542E9">
      <w:pPr>
        <w:spacing w:line="360" w:lineRule="auto"/>
        <w:rPr>
          <w:ins w:id="318" w:author="Sreekanth  Gopi" w:date="2022-12-01T08:23:00Z"/>
        </w:rPr>
      </w:pPr>
      <w:ins w:id="319" w:author="Sreekanth  Gopi" w:date="2022-12-01T07:54:00Z">
        <w:r w:rsidRPr="0076557A">
          <w:t>Delta (less than 4 Hz)</w:t>
        </w:r>
        <w:r w:rsidRPr="00760A91">
          <w:t xml:space="preserve">: </w:t>
        </w:r>
        <w:r>
          <w:t>E</w:t>
        </w:r>
        <w:r w:rsidRPr="00760A91">
          <w:t xml:space="preserve">lectromagnetic waves with frequencies between 0.5 and 4 Hz </w:t>
        </w:r>
        <w:r>
          <w:t xml:space="preserve">falls under </w:t>
        </w:r>
      </w:ins>
      <w:ins w:id="320" w:author="Sreekanth  Gopi" w:date="2022-12-11T09:38:00Z">
        <w:r w:rsidR="00A83205">
          <w:t xml:space="preserve">the </w:t>
        </w:r>
      </w:ins>
      <w:ins w:id="321" w:author="Sreekanth  Gopi" w:date="2022-12-01T07:54:00Z">
        <w:r>
          <w:t>delta band</w:t>
        </w:r>
        <w:r w:rsidRPr="00760A91">
          <w:t>. Most adults don</w:t>
        </w:r>
        <w:r>
          <w:t>’</w:t>
        </w:r>
        <w:r w:rsidRPr="00760A91">
          <w:t>t show much</w:t>
        </w:r>
      </w:ins>
      <w:ins w:id="322" w:author="Sreekanth  Gopi" w:date="2022-12-01T07:55:00Z">
        <w:r>
          <w:t xml:space="preserve"> delta</w:t>
        </w:r>
      </w:ins>
      <w:ins w:id="323" w:author="Sreekanth  Gopi" w:date="2022-12-01T07:54:00Z">
        <w:r w:rsidRPr="00760A91">
          <w:t xml:space="preserve"> activity</w:t>
        </w:r>
      </w:ins>
      <w:ins w:id="324" w:author="Sreekanth  Gopi" w:date="2022-12-01T07:55:00Z">
        <w:r>
          <w:t>,</w:t>
        </w:r>
      </w:ins>
      <w:ins w:id="325" w:author="Sreekanth  Gopi" w:date="2022-12-01T07:54:00Z">
        <w:r w:rsidRPr="00760A91">
          <w:t xml:space="preserve"> instead, it happens when they</w:t>
        </w:r>
        <w:r>
          <w:t>’</w:t>
        </w:r>
        <w:r w:rsidRPr="00760A91">
          <w:t>re asleep, unconscious, sedated, or aren</w:t>
        </w:r>
        <w:r>
          <w:t>’</w:t>
        </w:r>
        <w:r w:rsidRPr="00760A91">
          <w:t>t getting enough oxygen.</w:t>
        </w:r>
      </w:ins>
      <w:ins w:id="326" w:author="Sreekanth  Gopi" w:date="2022-12-01T07:55:00Z">
        <w:r>
          <w:t xml:space="preserve"> It also happens </w:t>
        </w:r>
      </w:ins>
      <w:ins w:id="327" w:author="Sreekanth  Gopi" w:date="2022-12-01T07:59:00Z">
        <w:r w:rsidR="00C77C30">
          <w:t xml:space="preserve">in deep meditation called </w:t>
        </w:r>
      </w:ins>
      <w:ins w:id="328" w:author="Sreekanth  Gopi" w:date="2022-12-11T09:38:00Z">
        <w:r w:rsidR="00A83205">
          <w:t>‘</w:t>
        </w:r>
      </w:ins>
      <w:ins w:id="329" w:author="Sreekanth  Gopi" w:date="2022-12-01T07:59:00Z">
        <w:r w:rsidR="00C77C30">
          <w:t xml:space="preserve">yoga </w:t>
        </w:r>
        <w:proofErr w:type="spellStart"/>
        <w:r w:rsidR="00C77C30">
          <w:t>nidra</w:t>
        </w:r>
      </w:ins>
      <w:proofErr w:type="spellEnd"/>
      <w:ins w:id="330" w:author="Sreekanth  Gopi" w:date="2022-12-11T09:38:00Z">
        <w:r w:rsidR="00A83205">
          <w:t>’</w:t>
        </w:r>
      </w:ins>
      <w:ins w:id="331" w:author="Sreekanth  Gopi" w:date="2022-12-01T07:59:00Z">
        <w:r w:rsidR="00C77C30">
          <w:t xml:space="preserve">. </w:t>
        </w:r>
      </w:ins>
    </w:p>
    <w:p w14:paraId="56D42F10" w14:textId="3A317B8C" w:rsidR="005C39FB" w:rsidRDefault="005C39FB" w:rsidP="005C39FB">
      <w:pPr>
        <w:spacing w:line="360" w:lineRule="auto"/>
        <w:rPr>
          <w:ins w:id="332" w:author="Sreekanth  Gopi" w:date="2022-12-01T08:23:00Z"/>
        </w:rPr>
      </w:pPr>
      <w:ins w:id="333" w:author="Sreekanth  Gopi" w:date="2022-12-01T08:23:00Z">
        <w:r w:rsidRPr="0076557A">
          <w:t>Theta (4-8 Hz)</w:t>
        </w:r>
        <w:r>
          <w:t xml:space="preserve">: </w:t>
        </w:r>
        <w:r w:rsidRPr="00CA28A6">
          <w:t xml:space="preserve">The parietal and temporal areas of the brain are active; they emit electromagnetic waves with a frequency of 4 to 8 Hz. People who are under emotional stress, have their states of consciousness </w:t>
        </w:r>
      </w:ins>
      <w:ins w:id="334" w:author="Sreekanth  Gopi" w:date="2022-12-11T09:39:00Z">
        <w:r w:rsidR="00A83205">
          <w:t>interrupted</w:t>
        </w:r>
      </w:ins>
      <w:ins w:id="335" w:author="Sreekanth  Gopi" w:date="2022-12-01T08:23:00Z">
        <w:r w:rsidRPr="00CA28A6">
          <w:t xml:space="preserve"> or are deeply relaxed produce these waves.</w:t>
        </w:r>
        <w:r w:rsidRPr="00760A91">
          <w:t xml:space="preserve"> Intuition and creative solutions </w:t>
        </w:r>
        <w:r>
          <w:t>happen in the range of</w:t>
        </w:r>
        <w:r w:rsidRPr="00760A91">
          <w:t xml:space="preserve"> theta</w:t>
        </w:r>
        <w:r>
          <w:t xml:space="preserve">. </w:t>
        </w:r>
        <w:r w:rsidRPr="00402645">
          <w:t xml:space="preserve">Theta </w:t>
        </w:r>
      </w:ins>
      <w:ins w:id="336" w:author="Sreekanth  Gopi" w:date="2022-12-11T09:39:00Z">
        <w:r w:rsidR="00A83205">
          <w:t>waves happen</w:t>
        </w:r>
      </w:ins>
      <w:ins w:id="337" w:author="Sreekanth  Gopi" w:date="2022-12-01T08:23:00Z">
        <w:r>
          <w:t xml:space="preserve"> </w:t>
        </w:r>
      </w:ins>
      <w:ins w:id="338" w:author="Sreekanth  Gopi" w:date="2022-12-11T09:39:00Z">
        <w:r w:rsidR="00A83205">
          <w:t xml:space="preserve">through </w:t>
        </w:r>
      </w:ins>
      <w:ins w:id="339" w:author="Sreekanth  Gopi" w:date="2022-12-01T08:23:00Z">
        <w:r w:rsidRPr="00402645">
          <w:t>meditation, prayer, and spiritual awareness</w:t>
        </w:r>
        <w:r>
          <w:t xml:space="preserve"> and it improves attention (</w:t>
        </w:r>
        <w:proofErr w:type="spellStart"/>
        <w:r>
          <w:t>Nazhvani</w:t>
        </w:r>
        <w:proofErr w:type="spellEnd"/>
        <w:r>
          <w:t xml:space="preserve"> et al., 2013)</w:t>
        </w:r>
        <w:r w:rsidRPr="00402645">
          <w:t>.</w:t>
        </w:r>
        <w:r>
          <w:t xml:space="preserve"> </w:t>
        </w:r>
      </w:ins>
    </w:p>
    <w:p w14:paraId="7B96E470" w14:textId="328F57BB" w:rsidR="005C39FB" w:rsidRDefault="005C39FB" w:rsidP="005C39FB">
      <w:pPr>
        <w:spacing w:line="360" w:lineRule="auto"/>
        <w:rPr>
          <w:ins w:id="340" w:author="Sreekanth  Gopi" w:date="2022-12-01T08:23:00Z"/>
        </w:rPr>
      </w:pPr>
      <w:ins w:id="341" w:author="Sreekanth  Gopi" w:date="2022-12-01T08:23:00Z">
        <w:r w:rsidRPr="0076557A">
          <w:t>Alpha (8-12 Hz)</w:t>
        </w:r>
        <w:r>
          <w:t xml:space="preserve">: </w:t>
        </w:r>
        <w:r w:rsidRPr="0076557A">
          <w:t>When the brain is quiet or at rest, it produces electromagnetic waves with a frequency of between 8 and 12 Hz in the parietal and occipital areas.</w:t>
        </w:r>
        <w:r>
          <w:t xml:space="preserve"> It promotes</w:t>
        </w:r>
        <w:r w:rsidRPr="00760A91">
          <w:t xml:space="preserve"> memory, concentration, and problem-solving while reducing anxiety and depression.</w:t>
        </w:r>
        <w:r>
          <w:t xml:space="preserve"> </w:t>
        </w:r>
      </w:ins>
      <w:ins w:id="342" w:author="Sreekanth  Gopi" w:date="2022-12-01T10:21:00Z">
        <w:r w:rsidR="00225D34">
          <w:t xml:space="preserve">When doing tasks demanding concentrated attention, alpha waves </w:t>
        </w:r>
      </w:ins>
      <w:ins w:id="343" w:author="Sreekanth  Gopi" w:date="2022-12-11T09:38:00Z">
        <w:r w:rsidR="00A83205">
          <w:t>are</w:t>
        </w:r>
      </w:ins>
      <w:ins w:id="344" w:author="Sreekanth  Gopi" w:date="2022-12-01T10:33:00Z">
        <w:r w:rsidR="00993AA9">
          <w:t xml:space="preserve"> radiated</w:t>
        </w:r>
      </w:ins>
      <w:ins w:id="345" w:author="Sreekanth  Gopi" w:date="2022-12-01T10:22:00Z">
        <w:r w:rsidR="00225D34">
          <w:t>.</w:t>
        </w:r>
        <w:r w:rsidR="00225D34" w:rsidRPr="00225D34">
          <w:t xml:space="preserve"> </w:t>
        </w:r>
      </w:ins>
      <w:ins w:id="346" w:author="Sreekanth  Gopi" w:date="2022-12-01T10:33:00Z">
        <w:r w:rsidR="00993AA9">
          <w:t>A</w:t>
        </w:r>
        <w:r w:rsidR="00993AA9" w:rsidRPr="00993AA9">
          <w:t xml:space="preserve">lpha-wave amplitude </w:t>
        </w:r>
      </w:ins>
      <w:ins w:id="347" w:author="Sreekanth  Gopi" w:date="2022-12-11T09:39:00Z">
        <w:r w:rsidR="00A83205">
          <w:t>becomes</w:t>
        </w:r>
      </w:ins>
      <w:ins w:id="348" w:author="Sreekanth  Gopi" w:date="2022-12-01T10:33:00Z">
        <w:r w:rsidR="00993AA9" w:rsidRPr="00993AA9">
          <w:t xml:space="preserve"> smaller when a person is </w:t>
        </w:r>
        <w:r w:rsidR="004B15E2">
          <w:t>paying attention to studies</w:t>
        </w:r>
        <w:r w:rsidR="00FD54D6">
          <w:t xml:space="preserve"> </w:t>
        </w:r>
      </w:ins>
      <w:ins w:id="349" w:author="Sreekanth  Gopi" w:date="2022-12-01T10:34:00Z">
        <w:r w:rsidR="005E6533" w:rsidRPr="005E6533">
          <w:t>(</w:t>
        </w:r>
        <w:proofErr w:type="spellStart"/>
        <w:r w:rsidR="005E6533" w:rsidRPr="005E6533">
          <w:t>Abeer</w:t>
        </w:r>
        <w:proofErr w:type="spellEnd"/>
        <w:r w:rsidR="005E6533" w:rsidRPr="005E6533">
          <w:t>-Al-</w:t>
        </w:r>
        <w:proofErr w:type="spellStart"/>
        <w:r w:rsidR="005E6533" w:rsidRPr="005E6533">
          <w:t>Nafjan</w:t>
        </w:r>
        <w:proofErr w:type="spellEnd"/>
        <w:r w:rsidR="005E6533" w:rsidRPr="005E6533">
          <w:t xml:space="preserve">, A., &amp; </w:t>
        </w:r>
        <w:proofErr w:type="spellStart"/>
        <w:r w:rsidR="005E6533" w:rsidRPr="005E6533">
          <w:t>Aldayel</w:t>
        </w:r>
        <w:proofErr w:type="spellEnd"/>
        <w:r w:rsidR="005E6533" w:rsidRPr="005E6533">
          <w:t>, M., 2022)</w:t>
        </w:r>
      </w:ins>
      <w:ins w:id="350" w:author="Sreekanth  Gopi" w:date="2022-12-01T10:33:00Z">
        <w:r w:rsidR="00993AA9" w:rsidRPr="00993AA9">
          <w:t xml:space="preserve">. </w:t>
        </w:r>
      </w:ins>
      <w:ins w:id="351" w:author="Sreekanth  Gopi" w:date="2022-12-01T10:22:00Z">
        <w:r w:rsidR="00225D34">
          <w:t xml:space="preserve">Thus, attention is best in this range of band waves. </w:t>
        </w:r>
      </w:ins>
      <w:ins w:id="352" w:author="Sreekanth  Gopi" w:date="2022-12-01T10:21:00Z">
        <w:r w:rsidR="00225D34">
          <w:t xml:space="preserve">n coherence between the left frontal and left parietal areas. </w:t>
        </w:r>
      </w:ins>
    </w:p>
    <w:p w14:paraId="345CF34A" w14:textId="3D66EE1E" w:rsidR="005C39FB" w:rsidRDefault="005C39FB" w:rsidP="005C39FB">
      <w:pPr>
        <w:spacing w:line="360" w:lineRule="auto"/>
        <w:rPr>
          <w:ins w:id="353" w:author="Sreekanth  Gopi" w:date="2022-12-01T08:23:00Z"/>
        </w:rPr>
      </w:pPr>
      <w:ins w:id="354" w:author="Sreekanth  Gopi" w:date="2022-12-01T08:23:00Z">
        <w:r w:rsidRPr="0076557A">
          <w:t>Beta (13-30 Hz)</w:t>
        </w:r>
        <w:r>
          <w:t xml:space="preserve">: </w:t>
        </w:r>
        <w:r w:rsidRPr="0076557A">
          <w:t>Electromagnetic waves with frequencies between 13 and 30 Hz are active in the frontal region when people are awake and conscious. When a person is thinking or experiencing sensory stimulation, these waves become very noticeable.</w:t>
        </w:r>
        <w:r>
          <w:t xml:space="preserve"> </w:t>
        </w:r>
      </w:ins>
      <w:ins w:id="355" w:author="Sreekanth  Gopi" w:date="2022-12-01T08:30:00Z">
        <w:r w:rsidR="004962B5" w:rsidRPr="004962B5">
          <w:t xml:space="preserve">The body's housekeeping functions are correlated with </w:t>
        </w:r>
      </w:ins>
      <w:ins w:id="356" w:author="Sreekanth  Gopi" w:date="2022-12-11T09:39:00Z">
        <w:r w:rsidR="00A83205">
          <w:t xml:space="preserve">a </w:t>
        </w:r>
      </w:ins>
      <w:ins w:id="357" w:author="Sreekanth  Gopi" w:date="2022-12-01T08:30:00Z">
        <w:r w:rsidR="004962B5" w:rsidRPr="004962B5">
          <w:t xml:space="preserve">low beta, between 13 and 15 Hz. Stress </w:t>
        </w:r>
      </w:ins>
      <w:ins w:id="358" w:author="Sreekanth  Gopi" w:date="2022-12-01T08:35:00Z">
        <w:r w:rsidR="00C405C6">
          <w:t>rises with</w:t>
        </w:r>
      </w:ins>
      <w:ins w:id="359" w:author="Sreekanth  Gopi" w:date="2022-12-01T08:30:00Z">
        <w:r w:rsidR="004962B5" w:rsidRPr="004962B5">
          <w:t xml:space="preserve"> high beta (from 15 to 25 Hz)</w:t>
        </w:r>
      </w:ins>
      <w:ins w:id="360" w:author="Sreekanth  Gopi" w:date="2022-12-01T08:35:00Z">
        <w:r w:rsidR="00EB2A20" w:rsidRPr="004962B5">
          <w:t>,</w:t>
        </w:r>
      </w:ins>
      <w:ins w:id="361" w:author="Sreekanth  Gopi" w:date="2022-12-01T08:30:00Z">
        <w:r w:rsidR="004962B5">
          <w:t xml:space="preserve"> and attention reduces</w:t>
        </w:r>
      </w:ins>
      <w:ins w:id="362" w:author="Sreekanth  Gopi" w:date="2022-12-01T08:35:00Z">
        <w:r w:rsidR="001624F2">
          <w:t xml:space="preserve"> </w:t>
        </w:r>
        <w:r w:rsidR="00C405C6">
          <w:t xml:space="preserve">during this range of brain activity </w:t>
        </w:r>
        <w:r w:rsidR="001624F2">
          <w:t>(</w:t>
        </w:r>
        <w:r w:rsidR="001624F2" w:rsidRPr="001624F2">
          <w:t>Liu, W et al., 2021</w:t>
        </w:r>
        <w:r w:rsidR="001624F2">
          <w:t>)</w:t>
        </w:r>
      </w:ins>
      <w:ins w:id="363" w:author="Sreekanth  Gopi" w:date="2022-12-01T08:30:00Z">
        <w:r w:rsidR="004962B5" w:rsidRPr="004962B5">
          <w:t>.</w:t>
        </w:r>
        <w:r w:rsidR="004962B5">
          <w:t xml:space="preserve"> </w:t>
        </w:r>
      </w:ins>
      <w:ins w:id="364" w:author="Sreekanth  Gopi" w:date="2022-12-01T10:21:00Z">
        <w:r w:rsidR="00225D34">
          <w:t>The loss in performance for tasks requiring prolonged attention is correlated with decreasing beta and rising theta.</w:t>
        </w:r>
      </w:ins>
    </w:p>
    <w:p w14:paraId="6AEE9160" w14:textId="380DA73E" w:rsidR="001C2E0D" w:rsidRDefault="00813BF4" w:rsidP="00A542E9">
      <w:pPr>
        <w:spacing w:line="360" w:lineRule="auto"/>
        <w:rPr>
          <w:ins w:id="365" w:author="Sreekanth  Gopi" w:date="2022-12-01T08:25:00Z"/>
        </w:rPr>
      </w:pPr>
      <w:ins w:id="366" w:author="Sreekanth  Gopi" w:date="2022-12-01T08:24:00Z">
        <w:r>
          <w:t xml:space="preserve">Gamma </w:t>
        </w:r>
        <w:r w:rsidRPr="00813BF4">
          <w:t>activity</w:t>
        </w:r>
        <w:r>
          <w:t>(&gt;30Hz)</w:t>
        </w:r>
        <w:r w:rsidRPr="00813BF4">
          <w:t xml:space="preserve">: </w:t>
        </w:r>
      </w:ins>
      <w:ins w:id="367" w:author="Sreekanth  Gopi" w:date="2022-12-01T08:25:00Z">
        <w:r w:rsidRPr="00813BF4">
          <w:t xml:space="preserve">Electromagnetic waves between 30 and 50 Hz </w:t>
        </w:r>
      </w:ins>
      <w:ins w:id="368" w:author="Sreekanth  Gopi" w:date="2022-12-11T09:39:00Z">
        <w:r w:rsidR="00A83205">
          <w:t>indicate</w:t>
        </w:r>
      </w:ins>
      <w:ins w:id="369" w:author="Sreekanth  Gopi" w:date="2022-12-01T08:25:00Z">
        <w:r>
          <w:t xml:space="preserve"> </w:t>
        </w:r>
      </w:ins>
      <w:ins w:id="370" w:author="Sreekanth  Gopi" w:date="2022-12-01T08:26:00Z">
        <w:r>
          <w:t xml:space="preserve">high brain activity. It happens during </w:t>
        </w:r>
        <w:r w:rsidRPr="00813BF4">
          <w:t>high-level information processing</w:t>
        </w:r>
        <w:r>
          <w:t xml:space="preserve"> or excessive thinking.</w:t>
        </w:r>
      </w:ins>
      <w:ins w:id="371" w:author="Sreekanth  Gopi" w:date="2022-12-01T08:34:00Z">
        <w:r w:rsidR="00C80171">
          <w:t xml:space="preserve"> While h</w:t>
        </w:r>
      </w:ins>
      <w:ins w:id="372" w:author="Sreekanth  Gopi" w:date="2022-12-01T08:28:00Z">
        <w:r w:rsidR="004962B5">
          <w:t>yperactivity</w:t>
        </w:r>
      </w:ins>
      <w:ins w:id="373" w:author="Sreekanth  Gopi" w:date="2022-12-01T08:26:00Z">
        <w:r>
          <w:t xml:space="preserve"> is high </w:t>
        </w:r>
      </w:ins>
      <w:ins w:id="374" w:author="Sreekanth  Gopi" w:date="2022-12-01T08:34:00Z">
        <w:r w:rsidR="00C80171">
          <w:t xml:space="preserve">in </w:t>
        </w:r>
      </w:ins>
      <w:ins w:id="375" w:author="Sreekanth  Gopi" w:date="2022-12-01T08:35:00Z">
        <w:r w:rsidR="00C80171">
          <w:t xml:space="preserve">this frequency range, </w:t>
        </w:r>
      </w:ins>
      <w:ins w:id="376" w:author="Sreekanth  Gopi" w:date="2022-12-01T08:26:00Z">
        <w:r>
          <w:t>attention is low.</w:t>
        </w:r>
      </w:ins>
    </w:p>
    <w:p w14:paraId="2BD548AB" w14:textId="77777777" w:rsidR="00242387" w:rsidRDefault="003157BE" w:rsidP="00242387">
      <w:pPr>
        <w:autoSpaceDE w:val="0"/>
        <w:autoSpaceDN w:val="0"/>
        <w:adjustRightInd w:val="0"/>
        <w:spacing w:line="360" w:lineRule="auto"/>
        <w:rPr>
          <w:ins w:id="377" w:author="Sreekanth  Gopi" w:date="2022-12-01T10:39:00Z"/>
        </w:rPr>
      </w:pPr>
      <w:ins w:id="378" w:author="Sreekanth  Gopi" w:date="2022-12-01T08:33:00Z">
        <w:r w:rsidRPr="003157BE">
          <w:lastRenderedPageBreak/>
          <w:t xml:space="preserve">According to neuroscientists who have been examining brain waves, EEG frequencies can reveal information about a person's emotions and moods, including worry, surprise, enjoyment, and dissatisfaction. </w:t>
        </w:r>
      </w:ins>
      <w:ins w:id="379" w:author="Sreekanth  Gopi" w:date="2022-12-01T10:15:00Z">
        <w:r w:rsidR="00532987">
          <w:t>As per our literature review, d</w:t>
        </w:r>
      </w:ins>
      <w:ins w:id="380" w:author="Sreekanth  Gopi" w:date="2022-12-01T10:06:00Z">
        <w:r w:rsidR="001118F6">
          <w:t xml:space="preserve">elta power increases with attention (Harmony, 2013; Harmony et al., 1996), </w:t>
        </w:r>
      </w:ins>
      <w:ins w:id="381" w:author="Sreekanth  Gopi" w:date="2022-12-01T10:15:00Z">
        <w:r w:rsidR="00532987">
          <w:t>t</w:t>
        </w:r>
      </w:ins>
      <w:ins w:id="382" w:author="Sreekanth  Gopi" w:date="2022-12-01T10:06:00Z">
        <w:r w:rsidR="001118F6">
          <w:t xml:space="preserve">heta power decreases with attention (Linden et al., 1996; </w:t>
        </w:r>
        <w:proofErr w:type="spellStart"/>
        <w:r w:rsidR="001118F6">
          <w:t>Oken</w:t>
        </w:r>
        <w:proofErr w:type="spellEnd"/>
        <w:r w:rsidR="001118F6">
          <w:t xml:space="preserve"> et al., 2006)</w:t>
        </w:r>
      </w:ins>
      <w:ins w:id="383" w:author="Sreekanth  Gopi" w:date="2022-12-01T10:15:00Z">
        <w:r w:rsidR="00532987">
          <w:t>, l</w:t>
        </w:r>
      </w:ins>
      <w:ins w:id="384" w:author="Sreekanth  Gopi" w:date="2022-12-01T10:06:00Z">
        <w:r w:rsidR="001118F6">
          <w:t>ow/high alpha power decreases with attention (O’Connell et al., 2009)</w:t>
        </w:r>
      </w:ins>
      <w:ins w:id="385" w:author="Sreekanth  Gopi" w:date="2022-12-01T10:12:00Z">
        <w:r w:rsidR="0019601B">
          <w:t xml:space="preserve"> and </w:t>
        </w:r>
      </w:ins>
      <w:ins w:id="386" w:author="Sreekanth  Gopi" w:date="2022-12-01T10:15:00Z">
        <w:r w:rsidR="001175EE">
          <w:t>l</w:t>
        </w:r>
      </w:ins>
      <w:ins w:id="387" w:author="Sreekanth  Gopi" w:date="2022-12-01T10:06:00Z">
        <w:r w:rsidR="001118F6">
          <w:t>ow/high beta power increases with attention (</w:t>
        </w:r>
      </w:ins>
      <w:ins w:id="388" w:author="Sreekanth  Gopi" w:date="2022-12-01T10:11:00Z">
        <w:r w:rsidR="006428E9">
          <w:t>Bitner, R. A., &amp; Le, N. T. 2022)</w:t>
        </w:r>
      </w:ins>
      <w:ins w:id="389" w:author="Sreekanth  Gopi" w:date="2022-12-01T10:06:00Z">
        <w:r w:rsidR="001118F6">
          <w:t>.</w:t>
        </w:r>
      </w:ins>
      <w:ins w:id="390" w:author="Sreekanth  Gopi" w:date="2022-12-01T10:19:00Z">
        <w:r w:rsidR="00B90EE9">
          <w:t xml:space="preserve"> </w:t>
        </w:r>
      </w:ins>
    </w:p>
    <w:p w14:paraId="1BFDE8EE" w14:textId="521288C2" w:rsidR="003A6985" w:rsidRDefault="00242387">
      <w:pPr>
        <w:autoSpaceDE w:val="0"/>
        <w:autoSpaceDN w:val="0"/>
        <w:adjustRightInd w:val="0"/>
        <w:spacing w:line="360" w:lineRule="auto"/>
        <w:rPr>
          <w:ins w:id="391" w:author="Sreekanth  Gopi" w:date="2022-12-01T11:30:00Z"/>
        </w:rPr>
        <w:pPrChange w:id="392" w:author="Sreekanth  Gopi" w:date="2022-12-01T11:31:00Z">
          <w:pPr>
            <w:spacing w:line="360" w:lineRule="auto"/>
          </w:pPr>
        </w:pPrChange>
      </w:pPr>
      <w:ins w:id="393" w:author="Sreekanth  Gopi" w:date="2022-12-01T10:39:00Z">
        <w:r>
          <w:t xml:space="preserve">In </w:t>
        </w:r>
      </w:ins>
      <w:ins w:id="394" w:author="Sreekanth  Gopi" w:date="2022-12-01T10:40:00Z">
        <w:r w:rsidR="00906FFE">
          <w:t>notations</w:t>
        </w:r>
        <w:r>
          <w:t xml:space="preserve">, </w:t>
        </w:r>
      </w:ins>
      <w:ins w:id="395" w:author="Sreekanth  Gopi" w:date="2022-12-01T10:39:00Z">
        <w:r w:rsidRPr="001C2E0D">
          <w:t>↑</w:t>
        </w:r>
        <w:r>
          <w:t xml:space="preserve"> Attention </w:t>
        </w:r>
      </w:ins>
      <w:ins w:id="396" w:author="Sreekanth  Gopi" w:date="2022-12-01T10:40:00Z">
        <w:r w:rsidR="00E1766F">
          <w:t xml:space="preserve">- </w:t>
        </w:r>
      </w:ins>
      <w:ins w:id="397" w:author="Sreekanth  Gopi" w:date="2022-12-01T10:39:00Z">
        <w:r w:rsidRPr="006F57F2">
          <w:t>δ</w:t>
        </w:r>
        <w:r w:rsidRPr="001C2E0D">
          <w:t xml:space="preserve"> ↑</w:t>
        </w:r>
        <w:r>
          <w:t xml:space="preserve"> </w:t>
        </w:r>
        <w:r w:rsidRPr="006F57F2">
          <w:t>θ</w:t>
        </w:r>
        <w:r w:rsidRPr="00242387">
          <w:t xml:space="preserve"> ↓ </w:t>
        </w:r>
        <w:r w:rsidRPr="006F57F2">
          <w:t>β</w:t>
        </w:r>
        <w:r>
          <w:t xml:space="preserve"> </w:t>
        </w:r>
        <w:r w:rsidRPr="001C2E0D">
          <w:t>↑</w:t>
        </w:r>
        <w:r w:rsidRPr="00242387">
          <w:t xml:space="preserve"> </w:t>
        </w:r>
      </w:ins>
      <w:ins w:id="398" w:author="Sreekanth  Gopi" w:date="2022-12-01T10:40:00Z">
        <w:r>
          <w:t xml:space="preserve">and </w:t>
        </w:r>
      </w:ins>
      <w:ins w:id="399" w:author="Sreekanth  Gopi" w:date="2022-12-01T10:39:00Z">
        <w:r w:rsidRPr="006F57F2">
          <w:t>γ</w:t>
        </w:r>
        <w:r w:rsidRPr="00242387">
          <w:t>↓</w:t>
        </w:r>
      </w:ins>
      <w:ins w:id="400" w:author="Sreekanth  Gopi" w:date="2022-12-01T10:40:00Z">
        <w:r>
          <w:t xml:space="preserve">. </w:t>
        </w:r>
      </w:ins>
      <w:ins w:id="401" w:author="Sreekanth  Gopi" w:date="2022-12-01T10:25:00Z">
        <w:r w:rsidR="00583F32">
          <w:t xml:space="preserve">Thus, </w:t>
        </w:r>
        <w:r w:rsidR="00E96882">
          <w:t>if we take the ratio of theta to beta</w:t>
        </w:r>
      </w:ins>
      <w:ins w:id="402" w:author="Sreekanth  Gopi" w:date="2022-12-01T10:27:00Z">
        <w:r w:rsidR="00D65F79">
          <w:t xml:space="preserve"> (TBR)</w:t>
        </w:r>
      </w:ins>
      <w:ins w:id="403" w:author="Sreekanth  Gopi" w:date="2022-12-01T10:25:00Z">
        <w:r w:rsidR="00E96882">
          <w:t xml:space="preserve">, </w:t>
        </w:r>
      </w:ins>
      <w:ins w:id="404" w:author="Sreekanth  Gopi" w:date="2022-12-01T10:26:00Z">
        <w:r w:rsidR="00E96882">
          <w:t xml:space="preserve">as it rises, attention decreases. </w:t>
        </w:r>
        <w:r w:rsidR="00A42352">
          <w:t>Hence</w:t>
        </w:r>
      </w:ins>
      <w:ins w:id="405" w:author="Sreekanth  Gopi" w:date="2022-12-01T10:06:00Z">
        <w:r w:rsidR="001118F6">
          <w:t>, w</w:t>
        </w:r>
      </w:ins>
      <w:ins w:id="406" w:author="Sreekanth  Gopi" w:date="2022-12-01T08:33:00Z">
        <w:r w:rsidR="003157BE" w:rsidRPr="003157BE">
          <w:t xml:space="preserve">hen band waves are extracted </w:t>
        </w:r>
      </w:ins>
      <w:ins w:id="407" w:author="Sreekanth  Gopi" w:date="2022-12-11T09:39:00Z">
        <w:r w:rsidR="00A83205">
          <w:t>from</w:t>
        </w:r>
      </w:ins>
      <w:ins w:id="408" w:author="Sreekanth  Gopi" w:date="2022-12-01T08:33:00Z">
        <w:r w:rsidR="003157BE" w:rsidRPr="003157BE">
          <w:t> EEG data, it provides great insight into cognitive variables such as task engagement and attention</w:t>
        </w:r>
      </w:ins>
      <w:ins w:id="409" w:author="Sreekanth  Gopi" w:date="2022-12-01T08:57:00Z">
        <w:r w:rsidR="00BF15A5">
          <w:t xml:space="preserve"> and </w:t>
        </w:r>
      </w:ins>
      <w:ins w:id="410" w:author="Sreekanth  Gopi" w:date="2022-12-11T09:40:00Z">
        <w:r w:rsidR="00A83205">
          <w:t>improves</w:t>
        </w:r>
      </w:ins>
      <w:ins w:id="411" w:author="Sreekanth  Gopi" w:date="2022-12-01T08:57:00Z">
        <w:r w:rsidR="00BF15A5" w:rsidRPr="00BF15A5">
          <w:t xml:space="preserve"> their attention through neurofeedback</w:t>
        </w:r>
      </w:ins>
      <w:ins w:id="412" w:author="Sreekanth  Gopi" w:date="2022-12-01T08:34:00Z">
        <w:r w:rsidR="00571A39">
          <w:t xml:space="preserve"> (</w:t>
        </w:r>
        <w:proofErr w:type="spellStart"/>
        <w:r w:rsidR="00571A39" w:rsidRPr="00571A39">
          <w:t>Szafir</w:t>
        </w:r>
        <w:proofErr w:type="spellEnd"/>
        <w:r w:rsidR="00571A39" w:rsidRPr="00571A39">
          <w:t xml:space="preserve">, D., &amp; </w:t>
        </w:r>
        <w:proofErr w:type="spellStart"/>
        <w:r w:rsidR="00571A39" w:rsidRPr="00571A39">
          <w:t>Mutlu</w:t>
        </w:r>
        <w:proofErr w:type="spellEnd"/>
        <w:r w:rsidR="00571A39" w:rsidRPr="00571A39">
          <w:t>, B. 2012).</w:t>
        </w:r>
      </w:ins>
      <w:ins w:id="413" w:author="Sreekanth  Gopi" w:date="2022-12-01T10:18:00Z">
        <w:r w:rsidR="00B90EE9">
          <w:t xml:space="preserve"> </w:t>
        </w:r>
      </w:ins>
      <w:ins w:id="414" w:author="Sreekanth  Gopi" w:date="2022-12-01T11:34:00Z">
        <w:r w:rsidR="00FE0991">
          <w:br/>
        </w:r>
      </w:ins>
    </w:p>
    <w:p w14:paraId="2FE7A2E6" w14:textId="2FF80482" w:rsidR="00271C7C" w:rsidRPr="00654D6A" w:rsidRDefault="00271C7C" w:rsidP="00562D18">
      <w:pPr>
        <w:spacing w:line="360" w:lineRule="auto"/>
        <w:rPr>
          <w:ins w:id="415" w:author="Sreekanth  Gopi" w:date="2022-11-29T21:47:00Z"/>
          <w:b/>
          <w:bCs/>
          <w:rPrChange w:id="416" w:author="Sreekanth  Gopi" w:date="2022-11-30T07:54:00Z">
            <w:rPr>
              <w:ins w:id="417" w:author="Sreekanth  Gopi" w:date="2022-11-29T21:47:00Z"/>
            </w:rPr>
          </w:rPrChange>
        </w:rPr>
      </w:pPr>
      <w:commentRangeStart w:id="418"/>
      <w:commentRangeStart w:id="419"/>
      <w:ins w:id="420" w:author="Sreekanth  Gopi" w:date="2022-11-29T21:47:00Z">
        <w:r w:rsidRPr="433FE100">
          <w:rPr>
            <w:b/>
            <w:bCs/>
          </w:rPr>
          <w:t>ADHD</w:t>
        </w:r>
      </w:ins>
      <w:ins w:id="421" w:author="Sreekanth  Gopi" w:date="2022-12-01T11:30:00Z">
        <w:r w:rsidR="00562D18">
          <w:rPr>
            <w:b/>
            <w:bCs/>
          </w:rPr>
          <w:t>/Attention</w:t>
        </w:r>
        <w:r w:rsidR="00147FF7">
          <w:rPr>
            <w:b/>
            <w:bCs/>
          </w:rPr>
          <w:t xml:space="preserve"> Deficiency</w:t>
        </w:r>
      </w:ins>
      <w:ins w:id="422" w:author="Sreekanth  Gopi" w:date="2022-11-29T21:47:00Z">
        <w:r w:rsidRPr="433FE100">
          <w:rPr>
            <w:b/>
            <w:bCs/>
          </w:rPr>
          <w:t xml:space="preserve"> detection:</w:t>
        </w:r>
        <w:r>
          <w:t xml:space="preserve"> </w:t>
        </w:r>
        <w:commentRangeEnd w:id="418"/>
        <w:r>
          <w:commentReference w:id="418"/>
        </w:r>
        <w:commentRangeEnd w:id="419"/>
        <w:r>
          <w:commentReference w:id="419"/>
        </w:r>
      </w:ins>
    </w:p>
    <w:p w14:paraId="03D5CC6A" w14:textId="6AEDDA4B" w:rsidR="008429F1" w:rsidRDefault="00271C7C" w:rsidP="00271C7C">
      <w:pPr>
        <w:spacing w:line="360" w:lineRule="auto"/>
        <w:rPr>
          <w:ins w:id="423" w:author="Sreekanth  Gopi" w:date="2022-11-29T21:47:00Z"/>
        </w:rPr>
      </w:pPr>
      <w:ins w:id="424" w:author="Sreekanth  Gopi" w:date="2022-11-29T21:47:00Z">
        <w:r>
          <w:t>In a study by Slater et al., there is evidence for associations between EEG components and particular ADHD symptoms or associated features. Patients with ADHD tend to be inattentive, hyperactive/impulsive, or a mixed subtype. The presence of either a) frequent inattentive symptoms, b) frequent hyperactive/impulsive symptoms, or c) both inattentive and hyperactive/impulsive symptoms meet the diagnostic criteria for ADHD. Multiple spectral characteristics, including</w:t>
        </w:r>
        <w:r w:rsidRPr="00B039CD">
          <w:rPr>
            <w:b/>
            <w:bCs/>
          </w:rPr>
          <w:t xml:space="preserve"> </w:t>
        </w:r>
        <w:r w:rsidRPr="008429F1">
          <w:rPr>
            <w:rPrChange w:id="425" w:author="Sreekanth  Gopi" w:date="2022-11-29T21:47:00Z">
              <w:rPr>
                <w:b/>
                <w:bCs/>
              </w:rPr>
            </w:rPrChange>
          </w:rPr>
          <w:t>higher theta and theta/beta</w:t>
        </w:r>
        <w:r w:rsidRPr="00B039CD">
          <w:rPr>
            <w:b/>
            <w:bCs/>
          </w:rPr>
          <w:t xml:space="preserve"> </w:t>
        </w:r>
        <w:r>
          <w:t xml:space="preserve">ratio (TBR) (in both children and adults), decreased gamma, and decreased left-lateralized coherence, were linked to symptoms of inattentiveness. Additionally, impaired task-irrelevant activity suppression during attentionally demanding activities (such as alpha-band and very </w:t>
        </w:r>
      </w:ins>
      <w:ins w:id="426" w:author="Sreekanth  Gopi" w:date="2022-12-11T09:40:00Z">
        <w:r w:rsidR="00A83205">
          <w:t>low-frequency</w:t>
        </w:r>
      </w:ins>
      <w:ins w:id="427" w:author="Sreekanth  Gopi" w:date="2022-11-29T21:47:00Z">
        <w:r>
          <w:t xml:space="preserve"> activity) was linked to inattentive symptoms. There were fewer correlations between theta power and hyperactivity/impulsivity, and the results of these correlations varied across investigations. While inattention was related </w:t>
        </w:r>
      </w:ins>
      <w:ins w:id="428" w:author="Sreekanth  Gopi" w:date="2022-12-11T09:40:00Z">
        <w:r w:rsidR="00A83205">
          <w:t>to</w:t>
        </w:r>
      </w:ins>
      <w:ins w:id="429" w:author="Sreekanth  Gopi" w:date="2022-11-29T21:47:00Z">
        <w:r>
          <w:t xml:space="preserve"> components showing disordered attentional allocation, hyperactivity and impulsivity were associated with brain indices of disturbed reaction preparation and control. Although increased neural responses to positive facial emotion were specifically linked to increased positive/approach behavior, poor emotional regulation was also associated with increased neural responses to emotion. </w:t>
        </w:r>
      </w:ins>
      <w:ins w:id="430" w:author="Sreekanth  Gopi" w:date="2022-12-11T09:40:00Z">
        <w:r w:rsidR="00A83205">
          <w:t>The impaired</w:t>
        </w:r>
      </w:ins>
      <w:ins w:id="431" w:author="Sreekanth  Gopi" w:date="2022-11-29T21:47:00Z">
        <w:r>
          <w:t xml:space="preserve"> emotional inference was linked to decreased neural processing of emotion. These findings highlight the fact that deficiencies associated with ADHD sometimes result from an inefficient allocation or poor regulation of brain resources rather than a straightforward increase or reduction in a particular component </w:t>
        </w:r>
        <w:r>
          <w:lastRenderedPageBreak/>
          <w:t>(Slater et al., 2022).</w:t>
        </w:r>
      </w:ins>
      <w:ins w:id="432" w:author="Sreekanth  Gopi" w:date="2022-11-29T21:48:00Z">
        <w:r w:rsidR="003B63B4">
          <w:t xml:space="preserve"> </w:t>
        </w:r>
      </w:ins>
      <w:ins w:id="433" w:author="Sreekanth  Gopi" w:date="2022-11-29T21:50:00Z">
        <w:r w:rsidR="009D5138">
          <w:t>Thes</w:t>
        </w:r>
      </w:ins>
      <w:ins w:id="434" w:author="Sreekanth  Gopi" w:date="2022-11-29T21:51:00Z">
        <w:r w:rsidR="009D5138">
          <w:t>e parameters are important i</w:t>
        </w:r>
      </w:ins>
      <w:ins w:id="435" w:author="Sreekanth  Gopi" w:date="2022-11-29T21:48:00Z">
        <w:r w:rsidR="003B63B4">
          <w:t xml:space="preserve">n </w:t>
        </w:r>
      </w:ins>
      <w:ins w:id="436" w:author="Sreekanth  Gopi" w:date="2022-11-29T21:49:00Z">
        <w:r w:rsidR="009D5138">
          <w:t>this research</w:t>
        </w:r>
      </w:ins>
      <w:ins w:id="437" w:author="Sreekanth  Gopi" w:date="2022-11-29T21:48:00Z">
        <w:r w:rsidR="003B63B4">
          <w:t xml:space="preserve">, </w:t>
        </w:r>
      </w:ins>
      <w:ins w:id="438" w:author="Sreekanth  Gopi" w:date="2022-11-29T21:51:00Z">
        <w:r w:rsidR="009D5138">
          <w:t xml:space="preserve">but </w:t>
        </w:r>
      </w:ins>
      <w:ins w:id="439" w:author="Sreekanth  Gopi" w:date="2022-11-29T21:49:00Z">
        <w:r w:rsidR="009D5138">
          <w:t xml:space="preserve">we have found that </w:t>
        </w:r>
      </w:ins>
      <w:ins w:id="440" w:author="Sreekanth  Gopi" w:date="2022-11-29T21:50:00Z">
        <w:r w:rsidR="009D5138">
          <w:t>the ratios</w:t>
        </w:r>
      </w:ins>
      <w:ins w:id="441" w:author="Sreekanth  Gopi" w:date="2022-11-29T21:51:00Z">
        <w:r w:rsidR="009D5138">
          <w:t xml:space="preserve"> and correlation</w:t>
        </w:r>
      </w:ins>
      <w:ins w:id="442" w:author="Sreekanth  Gopi" w:date="2022-11-29T21:50:00Z">
        <w:r w:rsidR="009D5138">
          <w:t xml:space="preserve"> </w:t>
        </w:r>
      </w:ins>
      <w:ins w:id="443" w:author="Sreekanth  Gopi" w:date="2022-11-29T21:51:00Z">
        <w:r w:rsidR="009D5138">
          <w:t xml:space="preserve">in features </w:t>
        </w:r>
      </w:ins>
      <w:ins w:id="444" w:author="Sreekanth  Gopi" w:date="2022-11-29T21:50:00Z">
        <w:r w:rsidR="009D5138">
          <w:t xml:space="preserve">did not make much difference in </w:t>
        </w:r>
      </w:ins>
      <w:ins w:id="445" w:author="Sreekanth  Gopi" w:date="2022-11-29T21:51:00Z">
        <w:r w:rsidR="009D5138">
          <w:t xml:space="preserve">model </w:t>
        </w:r>
      </w:ins>
      <w:ins w:id="446" w:author="Sreekanth  Gopi" w:date="2022-11-29T21:50:00Z">
        <w:r w:rsidR="009D5138">
          <w:t xml:space="preserve">prediction as </w:t>
        </w:r>
      </w:ins>
      <w:ins w:id="447" w:author="Sreekanth  Gopi" w:date="2022-11-29T21:48:00Z">
        <w:r w:rsidR="003B63B4">
          <w:t>the neural network aut</w:t>
        </w:r>
      </w:ins>
      <w:ins w:id="448" w:author="Sreekanth  Gopi" w:date="2022-11-29T21:49:00Z">
        <w:r w:rsidR="003B63B4">
          <w:t xml:space="preserve">omatically picks up these dynamics in the prediction. </w:t>
        </w:r>
      </w:ins>
    </w:p>
    <w:p w14:paraId="7485655D" w14:textId="77777777" w:rsidR="009A5B0F" w:rsidRPr="008745A8" w:rsidRDefault="009A5B0F" w:rsidP="006F57F2">
      <w:pPr>
        <w:autoSpaceDE w:val="0"/>
        <w:autoSpaceDN w:val="0"/>
        <w:adjustRightInd w:val="0"/>
        <w:spacing w:line="360" w:lineRule="auto"/>
        <w:rPr>
          <w:ins w:id="449" w:author="Sreekanth  Gopi" w:date="2022-11-29T18:40:00Z"/>
          <w:rPrChange w:id="450" w:author="Sreekanth  Gopi" w:date="2022-11-29T20:13:00Z">
            <w:rPr>
              <w:ins w:id="451" w:author="Sreekanth  Gopi" w:date="2022-11-29T18:40:00Z"/>
              <w:b/>
              <w:bCs/>
            </w:rPr>
          </w:rPrChange>
        </w:rPr>
      </w:pPr>
    </w:p>
    <w:p w14:paraId="2AF1519E" w14:textId="38097E86" w:rsidR="002031FC" w:rsidRPr="00A439C9" w:rsidRDefault="003E6FB0" w:rsidP="006F57F2">
      <w:pPr>
        <w:autoSpaceDE w:val="0"/>
        <w:autoSpaceDN w:val="0"/>
        <w:adjustRightInd w:val="0"/>
        <w:spacing w:line="360" w:lineRule="auto"/>
        <w:rPr>
          <w:ins w:id="452" w:author="Sreekanth  Gopi" w:date="2022-11-29T18:05:00Z"/>
          <w:b/>
          <w:bCs/>
          <w:rPrChange w:id="453" w:author="Sreekanth  Gopi" w:date="2022-11-29T18:40:00Z">
            <w:rPr>
              <w:ins w:id="454" w:author="Sreekanth  Gopi" w:date="2022-11-29T18:05:00Z"/>
            </w:rPr>
          </w:rPrChange>
        </w:rPr>
      </w:pPr>
      <w:ins w:id="455" w:author="Sreekanth  Gopi" w:date="2022-11-29T18:05:00Z">
        <w:r w:rsidRPr="00A439C9">
          <w:rPr>
            <w:b/>
            <w:bCs/>
            <w:rPrChange w:id="456" w:author="Sreekanth  Gopi" w:date="2022-11-29T18:40:00Z">
              <w:rPr/>
            </w:rPrChange>
          </w:rPr>
          <w:t>CLASSIFIER SELECTION:</w:t>
        </w:r>
      </w:ins>
    </w:p>
    <w:p w14:paraId="79A86466" w14:textId="5CA318DC" w:rsidR="00E24683" w:rsidRDefault="00DA14AD" w:rsidP="00A84034">
      <w:pPr>
        <w:autoSpaceDE w:val="0"/>
        <w:autoSpaceDN w:val="0"/>
        <w:adjustRightInd w:val="0"/>
        <w:spacing w:line="360" w:lineRule="auto"/>
        <w:rPr>
          <w:ins w:id="457" w:author="Sreekanth  Gopi" w:date="2022-12-01T12:33:00Z"/>
        </w:rPr>
      </w:pPr>
      <w:ins w:id="458" w:author="Sreekanth  Gopi" w:date="2022-12-01T12:23:00Z">
        <w:r w:rsidRPr="00DA14AD">
          <w:t xml:space="preserve">Our key aim is to measure attention deficiency changes in a person undergoing meditation. ADHD has </w:t>
        </w:r>
      </w:ins>
      <w:ins w:id="459" w:author="Sreekanth  Gopi" w:date="2022-12-11T09:40:00Z">
        <w:r w:rsidR="00A83205">
          <w:t>an attention</w:t>
        </w:r>
      </w:ins>
      <w:ins w:id="460" w:author="Sreekanth  Gopi" w:date="2022-12-01T12:23:00Z">
        <w:r w:rsidRPr="00DA14AD">
          <w:t xml:space="preserve"> deficiency attribute that is depicted by a certain frequency configuration and hyperactivity that pertains </w:t>
        </w:r>
      </w:ins>
      <w:ins w:id="461" w:author="Sreekanth  Gopi" w:date="2022-12-11T09:40:00Z">
        <w:r w:rsidR="00E72303">
          <w:t xml:space="preserve">to the </w:t>
        </w:r>
      </w:ins>
      <w:ins w:id="462" w:author="Sreekanth  Gopi" w:date="2022-12-01T12:23:00Z">
        <w:r w:rsidRPr="00DA14AD">
          <w:t xml:space="preserve">loss of attention during a task. Thus, a basic model that predicts ADHD can be further developed to </w:t>
        </w:r>
        <w:r>
          <w:t xml:space="preserve">potentially </w:t>
        </w:r>
        <w:r w:rsidRPr="00DA14AD">
          <w:t>detect attention changes.</w:t>
        </w:r>
        <w:r>
          <w:t xml:space="preserve"> </w:t>
        </w:r>
      </w:ins>
      <w:ins w:id="463" w:author="Sreekanth  Gopi" w:date="2022-12-01T11:35:00Z">
        <w:r w:rsidR="00FE0991">
          <w:t xml:space="preserve">In </w:t>
        </w:r>
      </w:ins>
      <w:ins w:id="464" w:author="Sreekanth  Gopi" w:date="2022-12-01T12:31:00Z">
        <w:r w:rsidR="00E24683">
          <w:t>similar studies like</w:t>
        </w:r>
      </w:ins>
      <w:ins w:id="465" w:author="Sreekanth  Gopi" w:date="2022-12-01T11:35:00Z">
        <w:r w:rsidR="00FE0991">
          <w:t xml:space="preserve"> [</w:t>
        </w:r>
      </w:ins>
      <w:ins w:id="466" w:author="Sreekanth  Gopi" w:date="2022-12-01T11:38:00Z">
        <w:r w:rsidR="007A1C75">
          <w:t>Mohammadi et al., 2016</w:t>
        </w:r>
      </w:ins>
      <w:ins w:id="467" w:author="Sreekanth  Gopi" w:date="2022-12-01T11:35:00Z">
        <w:r w:rsidR="00FE0991">
          <w:t>]</w:t>
        </w:r>
      </w:ins>
      <w:ins w:id="468" w:author="Sreekanth  Gopi" w:date="2022-12-01T11:38:00Z">
        <w:r w:rsidR="00FE0991">
          <w:t>,</w:t>
        </w:r>
        <w:r w:rsidR="007A1C75">
          <w:t xml:space="preserve"> </w:t>
        </w:r>
      </w:ins>
      <w:ins w:id="469" w:author="Sreekanth  Gopi" w:date="2022-12-01T11:35:00Z">
        <w:r w:rsidR="00FE0991">
          <w:t>[</w:t>
        </w:r>
      </w:ins>
      <w:proofErr w:type="spellStart"/>
      <w:ins w:id="470" w:author="Sreekanth  Gopi" w:date="2022-12-01T11:39:00Z">
        <w:r w:rsidR="007A1C75">
          <w:t>Allahverdy</w:t>
        </w:r>
        <w:proofErr w:type="spellEnd"/>
        <w:r w:rsidR="007A1C75">
          <w:t>, A. et al., 2016</w:t>
        </w:r>
      </w:ins>
      <w:ins w:id="471" w:author="Sreekanth  Gopi" w:date="2022-12-01T11:35:00Z">
        <w:r w:rsidR="00FE0991">
          <w:t>]</w:t>
        </w:r>
      </w:ins>
      <w:ins w:id="472" w:author="Sreekanth  Gopi" w:date="2022-12-01T12:25:00Z">
        <w:r w:rsidR="00FD1C4F">
          <w:t>, [</w:t>
        </w:r>
        <w:r w:rsidR="00FD1C4F" w:rsidRPr="433FE100">
          <w:t xml:space="preserve">Shubham </w:t>
        </w:r>
        <w:proofErr w:type="spellStart"/>
        <w:r w:rsidR="00FD1C4F" w:rsidRPr="433FE100">
          <w:t>Dhuri</w:t>
        </w:r>
      </w:ins>
      <w:proofErr w:type="spellEnd"/>
      <w:ins w:id="473" w:author="Sreekanth  Gopi" w:date="2022-12-01T12:26:00Z">
        <w:r w:rsidR="00FD1C4F">
          <w:t xml:space="preserve"> et al., </w:t>
        </w:r>
      </w:ins>
      <w:ins w:id="474" w:author="Sreekanth  Gopi" w:date="2022-12-01T12:25:00Z">
        <w:r w:rsidR="00FD1C4F" w:rsidRPr="433FE100">
          <w:t>2021</w:t>
        </w:r>
      </w:ins>
      <w:ins w:id="475" w:author="Sreekanth  Gopi" w:date="2022-12-01T12:31:00Z">
        <w:r w:rsidR="00E24683">
          <w:t>],</w:t>
        </w:r>
      </w:ins>
      <w:ins w:id="476" w:author="Sreekanth  Gopi" w:date="2022-12-01T11:35:00Z">
        <w:r w:rsidR="00FE0991">
          <w:t xml:space="preserve"> and [</w:t>
        </w:r>
      </w:ins>
      <w:proofErr w:type="spellStart"/>
      <w:ins w:id="477" w:author="Sreekanth  Gopi" w:date="2022-12-01T11:40:00Z">
        <w:r w:rsidR="00FA1B45" w:rsidRPr="009A02EE">
          <w:t>TaghiBeyglou</w:t>
        </w:r>
        <w:proofErr w:type="spellEnd"/>
        <w:r w:rsidR="00FA1B45" w:rsidRPr="009A02EE">
          <w:t xml:space="preserve"> et al., 2022</w:t>
        </w:r>
      </w:ins>
      <w:ins w:id="478" w:author="Sreekanth  Gopi" w:date="2022-12-01T11:35:00Z">
        <w:r w:rsidR="00FE0991">
          <w:t>]</w:t>
        </w:r>
      </w:ins>
      <w:ins w:id="479" w:author="Sreekanth  Gopi" w:date="2022-12-01T12:31:00Z">
        <w:r w:rsidR="00E24683">
          <w:t xml:space="preserve">, </w:t>
        </w:r>
      </w:ins>
      <w:ins w:id="480" w:author="Sreekanth  Gopi" w:date="2022-12-01T12:32:00Z">
        <w:r w:rsidR="00E24683">
          <w:t xml:space="preserve">it was </w:t>
        </w:r>
      </w:ins>
      <w:ins w:id="481" w:author="Sreekanth  Gopi" w:date="2022-12-01T11:35:00Z">
        <w:r w:rsidR="00FE0991">
          <w:t xml:space="preserve">found that </w:t>
        </w:r>
      </w:ins>
      <w:ins w:id="482" w:author="Sreekanth  Gopi" w:date="2022-12-11T09:40:00Z">
        <w:r w:rsidR="00A83205">
          <w:t>networks</w:t>
        </w:r>
      </w:ins>
      <w:ins w:id="483" w:author="Sreekanth  Gopi" w:date="2022-12-01T11:35:00Z">
        <w:r w:rsidR="00FE0991">
          <w:t xml:space="preserve"> </w:t>
        </w:r>
      </w:ins>
      <w:ins w:id="484" w:author="Sreekanth  Gopi" w:date="2022-12-01T11:40:00Z">
        <w:r w:rsidR="00FA1B45">
          <w:t>gave ri</w:t>
        </w:r>
      </w:ins>
      <w:ins w:id="485" w:author="Sreekanth  Gopi" w:date="2022-12-01T11:41:00Z">
        <w:r w:rsidR="00FA1B45">
          <w:t xml:space="preserve">se to </w:t>
        </w:r>
      </w:ins>
      <w:ins w:id="486" w:author="Sreekanth  Gopi" w:date="2022-12-01T12:24:00Z">
        <w:r w:rsidR="00594AE6">
          <w:t>better</w:t>
        </w:r>
      </w:ins>
      <w:ins w:id="487" w:author="Sreekanth  Gopi" w:date="2022-12-01T11:41:00Z">
        <w:r w:rsidR="00FA1B45">
          <w:t xml:space="preserve"> accuracy</w:t>
        </w:r>
      </w:ins>
      <w:ins w:id="488" w:author="Sreekanth  Gopi" w:date="2022-12-01T12:24:00Z">
        <w:r w:rsidR="00594AE6">
          <w:t xml:space="preserve"> than other classifiers</w:t>
        </w:r>
      </w:ins>
      <w:ins w:id="489" w:author="Sreekanth  Gopi" w:date="2022-12-01T11:41:00Z">
        <w:r w:rsidR="00FA1B45">
          <w:t>. Therefore, w</w:t>
        </w:r>
      </w:ins>
      <w:ins w:id="490" w:author="Sreekanth  Gopi" w:date="2022-11-29T19:14:00Z">
        <w:r w:rsidR="0088672C">
          <w:t>e choo</w:t>
        </w:r>
      </w:ins>
      <w:ins w:id="491" w:author="Sreekanth  Gopi" w:date="2022-11-29T19:15:00Z">
        <w:r w:rsidR="0088672C">
          <w:t>se</w:t>
        </w:r>
      </w:ins>
      <w:ins w:id="492" w:author="Sreekanth  Gopi" w:date="2022-12-11T09:40:00Z">
        <w:r w:rsidR="00E72303">
          <w:t xml:space="preserve"> </w:t>
        </w:r>
        <w:r w:rsidR="00A83205">
          <w:t xml:space="preserve">the </w:t>
        </w:r>
      </w:ins>
      <w:ins w:id="493" w:author="Sreekanth  Gopi" w:date="2022-11-29T19:15:00Z">
        <w:r w:rsidR="0088672C">
          <w:t>to use</w:t>
        </w:r>
      </w:ins>
      <w:ins w:id="494" w:author="Sreekanth  Gopi" w:date="2022-12-01T11:42:00Z">
        <w:r w:rsidR="00B90E27" w:rsidRPr="00B90E27">
          <w:t xml:space="preserve"> </w:t>
        </w:r>
        <w:r w:rsidR="00B90E27">
          <w:t>neural network model M</w:t>
        </w:r>
        <w:r w:rsidR="00B90E27" w:rsidRPr="00B90E27">
          <w:t xml:space="preserve">ultilayer </w:t>
        </w:r>
        <w:r w:rsidR="00B90E27">
          <w:t>P</w:t>
        </w:r>
        <w:r w:rsidR="00B90E27" w:rsidRPr="00B90E27">
          <w:t>erceptron</w:t>
        </w:r>
      </w:ins>
      <w:ins w:id="495" w:author="Sreekanth  Gopi" w:date="2022-11-29T19:15:00Z">
        <w:r w:rsidR="0088672C">
          <w:t xml:space="preserve"> </w:t>
        </w:r>
      </w:ins>
      <w:ins w:id="496" w:author="Sreekanth  Gopi" w:date="2022-12-01T11:42:00Z">
        <w:r w:rsidR="00B90E27">
          <w:t>(</w:t>
        </w:r>
      </w:ins>
      <w:ins w:id="497" w:author="Sreekanth  Gopi" w:date="2022-11-29T19:15:00Z">
        <w:r w:rsidR="0088672C">
          <w:t>MLP</w:t>
        </w:r>
      </w:ins>
      <w:ins w:id="498" w:author="Sreekanth  Gopi" w:date="2022-12-01T11:42:00Z">
        <w:r w:rsidR="00B90E27">
          <w:t>)</w:t>
        </w:r>
      </w:ins>
      <w:ins w:id="499" w:author="Sreekanth  Gopi" w:date="2022-11-29T19:15:00Z">
        <w:r w:rsidR="0088672C">
          <w:t xml:space="preserve"> </w:t>
        </w:r>
      </w:ins>
      <w:ins w:id="500" w:author="Sreekanth  Gopi" w:date="2022-12-01T11:41:00Z">
        <w:r w:rsidR="00D9746F">
          <w:t>as the</w:t>
        </w:r>
      </w:ins>
      <w:ins w:id="501" w:author="Sreekanth  Gopi" w:date="2022-11-29T19:15:00Z">
        <w:r w:rsidR="0088672C">
          <w:t xml:space="preserve"> </w:t>
        </w:r>
      </w:ins>
      <w:ins w:id="502" w:author="Sreekanth  Gopi" w:date="2022-12-01T11:41:00Z">
        <w:r w:rsidR="00D9746F">
          <w:t xml:space="preserve">prime </w:t>
        </w:r>
      </w:ins>
      <w:ins w:id="503" w:author="Sreekanth  Gopi" w:date="2022-11-29T19:16:00Z">
        <w:r w:rsidR="0088672C">
          <w:t xml:space="preserve">model </w:t>
        </w:r>
      </w:ins>
      <w:ins w:id="504" w:author="Sreekanth  Gopi" w:date="2022-12-01T11:41:00Z">
        <w:r w:rsidR="005023AF">
          <w:t>to</w:t>
        </w:r>
      </w:ins>
      <w:ins w:id="505" w:author="Sreekanth  Gopi" w:date="2022-11-29T19:16:00Z">
        <w:r w:rsidR="0088672C">
          <w:t xml:space="preserve"> </w:t>
        </w:r>
      </w:ins>
      <w:ins w:id="506" w:author="Sreekanth  Gopi" w:date="2022-12-01T11:42:00Z">
        <w:r w:rsidR="00B90E27">
          <w:t>classif</w:t>
        </w:r>
      </w:ins>
      <w:ins w:id="507" w:author="Sreekanth  Gopi" w:date="2022-12-01T12:26:00Z">
        <w:r w:rsidR="00FC3A91">
          <w:t>y</w:t>
        </w:r>
      </w:ins>
      <w:ins w:id="508" w:author="Sreekanth  Gopi" w:date="2022-12-01T11:42:00Z">
        <w:r w:rsidR="00B90E27">
          <w:t xml:space="preserve"> </w:t>
        </w:r>
      </w:ins>
      <w:ins w:id="509" w:author="Sreekanth  Gopi" w:date="2022-12-01T11:43:00Z">
        <w:r w:rsidR="00B90E27">
          <w:t xml:space="preserve">and measure </w:t>
        </w:r>
      </w:ins>
      <w:ins w:id="510" w:author="Sreekanth  Gopi" w:date="2022-11-29T19:16:00Z">
        <w:r w:rsidR="0088672C">
          <w:t>the effect of CM-II</w:t>
        </w:r>
      </w:ins>
      <w:ins w:id="511" w:author="Sreekanth  Gopi" w:date="2022-11-29T19:27:00Z">
        <w:r w:rsidR="002927BD">
          <w:t xml:space="preserve"> on attention</w:t>
        </w:r>
      </w:ins>
      <w:ins w:id="512" w:author="Sreekanth  Gopi" w:date="2022-11-29T19:15:00Z">
        <w:r w:rsidR="0088672C">
          <w:t>.</w:t>
        </w:r>
      </w:ins>
      <w:ins w:id="513" w:author="Sreekanth  Gopi" w:date="2022-11-29T19:16:00Z">
        <w:r w:rsidR="0088672C">
          <w:t xml:space="preserve"> </w:t>
        </w:r>
      </w:ins>
      <w:ins w:id="514" w:author="Sreekanth  Gopi" w:date="2022-12-11T08:45:00Z">
        <w:r w:rsidR="000C0FBB">
          <w:t xml:space="preserve">In addition, other classifiers such as KNN, Naïve Bayes, Random Forest, SVM, </w:t>
        </w:r>
      </w:ins>
      <w:ins w:id="515" w:author="Sreekanth  Gopi" w:date="2022-12-11T08:46:00Z">
        <w:r w:rsidR="000C0FBB">
          <w:t>etc., were also applied to study their performance and the best choic</w:t>
        </w:r>
      </w:ins>
      <w:ins w:id="516" w:author="Sreekanth  Gopi" w:date="2022-12-11T09:40:00Z">
        <w:r w:rsidR="00E72303">
          <w:t xml:space="preserve">e </w:t>
        </w:r>
        <w:r w:rsidR="00A83205">
          <w:t>METHODOLOGY</w:t>
        </w:r>
      </w:ins>
      <w:ins w:id="517" w:author="Sreekanth  Gopi" w:date="2022-12-01T12:33:00Z">
        <w:r w:rsidR="00E24683">
          <w:t>:</w:t>
        </w:r>
      </w:ins>
    </w:p>
    <w:p w14:paraId="35A969B9" w14:textId="69D5B4FE" w:rsidR="008E7C86" w:rsidRDefault="0088672C" w:rsidP="00A84034">
      <w:pPr>
        <w:autoSpaceDE w:val="0"/>
        <w:autoSpaceDN w:val="0"/>
        <w:adjustRightInd w:val="0"/>
        <w:spacing w:line="360" w:lineRule="auto"/>
        <w:rPr>
          <w:ins w:id="518" w:author="Sreekanth  Gopi" w:date="2022-11-29T21:57:00Z"/>
        </w:rPr>
      </w:pPr>
      <w:ins w:id="519" w:author="Sreekanth  Gopi" w:date="2022-11-29T19:16:00Z">
        <w:r>
          <w:t>In this initial phase, we</w:t>
        </w:r>
      </w:ins>
      <w:ins w:id="520" w:author="Sreekanth  Gopi" w:date="2022-11-29T19:17:00Z">
        <w:r>
          <w:t xml:space="preserve"> did the basic feature extraction using spectral analysis and</w:t>
        </w:r>
      </w:ins>
      <w:ins w:id="521" w:author="Sreekanth  Gopi" w:date="2022-11-29T19:16:00Z">
        <w:r>
          <w:t xml:space="preserve"> created </w:t>
        </w:r>
      </w:ins>
      <w:ins w:id="522" w:author="Sreekanth  Gopi" w:date="2022-12-11T10:27:00Z">
        <w:r w:rsidR="00381D21">
          <w:t>an</w:t>
        </w:r>
      </w:ins>
      <w:ins w:id="523" w:author="Sreekanth  Gopi" w:date="2022-11-29T19:16:00Z">
        <w:r>
          <w:t xml:space="preserve"> MLP model</w:t>
        </w:r>
      </w:ins>
      <w:ins w:id="524" w:author="Sreekanth  Gopi" w:date="2022-11-29T19:28:00Z">
        <w:r w:rsidR="00E6243A">
          <w:t xml:space="preserve"> and various other classifiers</w:t>
        </w:r>
      </w:ins>
      <w:ins w:id="525" w:author="Sreekanth  Gopi" w:date="2022-11-29T19:16:00Z">
        <w:r>
          <w:t xml:space="preserve"> to make</w:t>
        </w:r>
      </w:ins>
      <w:ins w:id="526" w:author="Sreekanth  Gopi" w:date="2022-12-11T10:27:00Z">
        <w:r w:rsidR="00381D21">
          <w:t xml:space="preserve"> a prediction</w:t>
        </w:r>
      </w:ins>
      <w:ins w:id="527" w:author="Sreekanth  Gopi" w:date="2022-11-29T19:17:00Z">
        <w:r>
          <w:t xml:space="preserve">. </w:t>
        </w:r>
      </w:ins>
      <w:ins w:id="528" w:author="Sreekanth  Gopi" w:date="2022-11-29T19:49:00Z">
        <w:r w:rsidR="009A02EE">
          <w:t>A</w:t>
        </w:r>
        <w:r w:rsidR="009A02EE" w:rsidRPr="009A02EE">
          <w:t xml:space="preserve">n existing raw EEG dataset was imported into the Python ML model (Fig. </w:t>
        </w:r>
      </w:ins>
      <w:ins w:id="529" w:author="Sreekanth  Gopi" w:date="2022-12-01T11:28:00Z">
        <w:r w:rsidR="00762197">
          <w:t>2</w:t>
        </w:r>
      </w:ins>
      <w:ins w:id="530" w:author="Sreekanth  Gopi" w:date="2022-11-29T19:49:00Z">
        <w:r w:rsidR="009A02EE" w:rsidRPr="009A02EE">
          <w:t>). From the raw EEG data, power spectral density using Welch</w:t>
        </w:r>
      </w:ins>
      <w:ins w:id="531" w:author="Sreekanth  Gopi" w:date="2022-12-01T10:28:00Z">
        <w:r w:rsidR="00433A30">
          <w:t>’</w:t>
        </w:r>
      </w:ins>
      <w:ins w:id="532" w:author="Sreekanth  Gopi" w:date="2022-11-29T19:49:00Z">
        <w:r w:rsidR="009A02EE" w:rsidRPr="009A02EE">
          <w:t xml:space="preserve">s method, absolute power was calculated for each </w:t>
        </w:r>
      </w:ins>
      <w:ins w:id="533" w:author="Sreekanth  Gopi" w:date="2022-11-29T19:56:00Z">
        <w:r w:rsidR="00167865">
          <w:t xml:space="preserve">of the </w:t>
        </w:r>
      </w:ins>
      <w:ins w:id="534" w:author="Sreekanth  Gopi" w:date="2022-12-01T12:30:00Z">
        <w:r w:rsidR="00DC6C1E" w:rsidRPr="009A02EE">
          <w:t>α, β</w:t>
        </w:r>
      </w:ins>
      <w:ins w:id="535" w:author="Sreekanth  Gopi" w:date="2022-11-29T19:49:00Z">
        <w:r w:rsidR="009A02EE" w:rsidRPr="009A02EE">
          <w:t>,</w:t>
        </w:r>
      </w:ins>
      <w:ins w:id="536" w:author="Sreekanth  Gopi" w:date="2022-12-01T12:30:00Z">
        <w:r w:rsidR="00DC6C1E">
          <w:t xml:space="preserve"> </w:t>
        </w:r>
      </w:ins>
      <w:ins w:id="537" w:author="Sreekanth  Gopi" w:date="2022-11-29T19:49:00Z">
        <w:r w:rsidR="009A02EE" w:rsidRPr="009A02EE">
          <w:t>δ,</w:t>
        </w:r>
      </w:ins>
      <w:ins w:id="538" w:author="Sreekanth  Gopi" w:date="2022-11-29T19:56:00Z">
        <w:r w:rsidR="00167865">
          <w:t xml:space="preserve"> and </w:t>
        </w:r>
      </w:ins>
      <w:ins w:id="539" w:author="Sreekanth  Gopi" w:date="2022-11-29T19:49:00Z">
        <w:r w:rsidR="009A02EE" w:rsidRPr="009A02EE">
          <w:t xml:space="preserve">θ bands. A new dataset with </w:t>
        </w:r>
      </w:ins>
      <w:ins w:id="540" w:author="Sreekanth  Gopi" w:date="2022-11-29T19:53:00Z">
        <w:r w:rsidR="00A84034">
          <w:t xml:space="preserve">band </w:t>
        </w:r>
      </w:ins>
      <w:ins w:id="541" w:author="Sreekanth  Gopi" w:date="2022-11-29T19:49:00Z">
        <w:r w:rsidR="009A02EE" w:rsidRPr="009A02EE">
          <w:t xml:space="preserve">powers formed input to the ML model. </w:t>
        </w:r>
      </w:ins>
      <w:ins w:id="542" w:author="Sreekanth  Gopi" w:date="2022-11-29T21:43:00Z">
        <w:r w:rsidR="008E7C86">
          <w:t>These spectral components are being used as they provide valuable information for classification.</w:t>
        </w:r>
      </w:ins>
      <w:ins w:id="543" w:author="Sreekanth  Gopi" w:date="2022-11-29T21:42:00Z">
        <w:r w:rsidR="008E7C86">
          <w:t xml:space="preserve"> </w:t>
        </w:r>
      </w:ins>
    </w:p>
    <w:p w14:paraId="4C2F4A7B" w14:textId="77777777" w:rsidR="005E5396" w:rsidRPr="009A02EE" w:rsidRDefault="005E5396" w:rsidP="005E5396">
      <w:pPr>
        <w:jc w:val="center"/>
        <w:rPr>
          <w:ins w:id="544" w:author="Sreekanth  Gopi" w:date="2022-11-29T21:58:00Z"/>
        </w:rPr>
      </w:pPr>
      <w:ins w:id="545" w:author="Sreekanth  Gopi" w:date="2022-11-29T21:58:00Z">
        <w:r w:rsidRPr="00F05EBC">
          <w:rPr>
            <w:noProof/>
          </w:rPr>
          <w:drawing>
            <wp:inline distT="0" distB="0" distL="0" distR="0" wp14:anchorId="0CF0D156" wp14:editId="0D9B7EA0">
              <wp:extent cx="4530969" cy="953633"/>
              <wp:effectExtent l="0" t="0" r="3175" b="0"/>
              <wp:docPr id="12" name="Picture 11" descr="Text&#10;&#10;Description automatically generated with medium confidence">
                <a:extLst xmlns:a="http://schemas.openxmlformats.org/drawingml/2006/main">
                  <a:ext uri="{FF2B5EF4-FFF2-40B4-BE49-F238E27FC236}">
                    <a16:creationId xmlns:a16="http://schemas.microsoft.com/office/drawing/2014/main" id="{0BE40431-F428-CD47-073F-181C49365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ext&#10;&#10;Description automatically generated with medium confidence">
                        <a:extLst>
                          <a:ext uri="{FF2B5EF4-FFF2-40B4-BE49-F238E27FC236}">
                            <a16:creationId xmlns:a16="http://schemas.microsoft.com/office/drawing/2014/main" id="{0BE40431-F428-CD47-073F-181C493656A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67972" cy="961421"/>
                      </a:xfrm>
                      <a:prstGeom prst="rect">
                        <a:avLst/>
                      </a:prstGeom>
                    </pic:spPr>
                  </pic:pic>
                </a:graphicData>
              </a:graphic>
            </wp:inline>
          </w:drawing>
        </w:r>
      </w:ins>
    </w:p>
    <w:p w14:paraId="49C59A67" w14:textId="0A0BADCE" w:rsidR="00DF181A" w:rsidRDefault="005E5396" w:rsidP="005D6F74">
      <w:pPr>
        <w:autoSpaceDE w:val="0"/>
        <w:autoSpaceDN w:val="0"/>
        <w:adjustRightInd w:val="0"/>
        <w:spacing w:line="360" w:lineRule="auto"/>
        <w:jc w:val="center"/>
        <w:rPr>
          <w:ins w:id="546" w:author="Sreekanth  Gopi" w:date="2022-11-29T21:42:00Z"/>
        </w:rPr>
        <w:pPrChange w:id="547" w:author="Sreekanth  Gopi" w:date="2022-12-11T10:42:00Z">
          <w:pPr>
            <w:autoSpaceDE w:val="0"/>
            <w:autoSpaceDN w:val="0"/>
            <w:adjustRightInd w:val="0"/>
            <w:spacing w:line="360" w:lineRule="auto"/>
          </w:pPr>
        </w:pPrChange>
      </w:pPr>
      <w:ins w:id="548" w:author="Sreekanth  Gopi" w:date="2022-11-29T21:58:00Z">
        <w:r>
          <w:t xml:space="preserve">Figure: </w:t>
        </w:r>
      </w:ins>
      <w:ins w:id="549" w:author="Sreekanth  Gopi" w:date="2022-12-01T11:27:00Z">
        <w:r w:rsidR="00762197">
          <w:t>2</w:t>
        </w:r>
      </w:ins>
    </w:p>
    <w:p w14:paraId="1220F688" w14:textId="3B26F36B" w:rsidR="00427B88" w:rsidRDefault="009A02EE" w:rsidP="006F57F2">
      <w:pPr>
        <w:autoSpaceDE w:val="0"/>
        <w:autoSpaceDN w:val="0"/>
        <w:adjustRightInd w:val="0"/>
        <w:spacing w:line="360" w:lineRule="auto"/>
        <w:rPr>
          <w:ins w:id="550" w:author="Sreekanth  Gopi" w:date="2022-11-29T19:49:00Z"/>
        </w:rPr>
      </w:pPr>
      <w:ins w:id="551" w:author="Sreekanth  Gopi" w:date="2022-11-29T19:49:00Z">
        <w:r w:rsidRPr="009A02EE">
          <w:t xml:space="preserve">The dataset was partitioned into test/train data. Then the MLP neural networks sequential model was implemented using </w:t>
        </w:r>
        <w:proofErr w:type="spellStart"/>
        <w:r w:rsidRPr="009A02EE">
          <w:t>Keras</w:t>
        </w:r>
        <w:proofErr w:type="spellEnd"/>
        <w:r w:rsidRPr="009A02EE">
          <w:t xml:space="preserve"> and </w:t>
        </w:r>
        <w:proofErr w:type="spellStart"/>
        <w:r w:rsidRPr="009A02EE">
          <w:t>Tensorflow</w:t>
        </w:r>
        <w:proofErr w:type="spellEnd"/>
        <w:r w:rsidRPr="009A02EE">
          <w:t xml:space="preserve"> Python libraries. This model was optimized using Stochastic Gradient descent (SGD) with a lear</w:t>
        </w:r>
      </w:ins>
      <w:ins w:id="552" w:author="Sreekanth  Gopi" w:date="2022-12-01T10:04:00Z">
        <w:r w:rsidR="005C4742">
          <w:t>ning</w:t>
        </w:r>
      </w:ins>
      <w:ins w:id="553" w:author="Sreekanth  Gopi" w:date="2022-11-29T19:49:00Z">
        <w:r w:rsidRPr="009A02EE">
          <w:t xml:space="preserve"> rate of 0.0001 (</w:t>
        </w:r>
        <w:proofErr w:type="spellStart"/>
        <w:r w:rsidRPr="009A02EE">
          <w:t>TaghiBeyglou</w:t>
        </w:r>
        <w:proofErr w:type="spellEnd"/>
        <w:r w:rsidRPr="009A02EE">
          <w:t xml:space="preserve"> et al., 2022). </w:t>
        </w:r>
      </w:ins>
      <w:ins w:id="554" w:author="Sreekanth  Gopi" w:date="2022-11-29T22:21:00Z">
        <w:r w:rsidR="00CD781D" w:rsidRPr="00CD781D">
          <w:t xml:space="preserve">Since the partial derivatives of the loss function with respect to the model parameters are computed at each time step to update the parameters, MLP Classifier trains iteratively. </w:t>
        </w:r>
      </w:ins>
      <w:ins w:id="555" w:author="Sreekanth  Gopi" w:date="2022-11-29T19:49:00Z">
        <w:r w:rsidRPr="009A02EE">
          <w:t xml:space="preserve">After </w:t>
        </w:r>
        <w:r w:rsidRPr="009A02EE">
          <w:lastRenderedPageBreak/>
          <w:t xml:space="preserve">training, a test set was given as input to determine its accuracy. </w:t>
        </w:r>
      </w:ins>
      <w:ins w:id="556" w:author="Sreekanth  Gopi" w:date="2022-12-01T12:34:00Z">
        <w:r w:rsidR="00E24683">
          <w:br/>
        </w:r>
      </w:ins>
    </w:p>
    <w:p w14:paraId="65C0AD10" w14:textId="77777777" w:rsidR="00496B0A" w:rsidRDefault="00496B0A" w:rsidP="00496B0A">
      <w:pPr>
        <w:autoSpaceDE w:val="0"/>
        <w:autoSpaceDN w:val="0"/>
        <w:adjustRightInd w:val="0"/>
        <w:spacing w:line="360" w:lineRule="auto"/>
        <w:rPr>
          <w:ins w:id="557" w:author="Sreekanth  Gopi" w:date="2022-11-29T21:52:00Z"/>
        </w:rPr>
      </w:pPr>
      <w:ins w:id="558" w:author="Sreekanth  Gopi" w:date="2022-11-29T21:52:00Z">
        <w:r w:rsidRPr="000A3EB4">
          <w:rPr>
            <w:b/>
            <w:bCs/>
            <w:rPrChange w:id="559" w:author="Sreekanth  Gopi" w:date="2022-11-29T21:54:00Z">
              <w:rPr/>
            </w:rPrChange>
          </w:rPr>
          <w:t>DATASET</w:t>
        </w:r>
        <w:r>
          <w:t>:</w:t>
        </w:r>
      </w:ins>
    </w:p>
    <w:p w14:paraId="332C343D" w14:textId="27F547AF" w:rsidR="00A201F0" w:rsidRDefault="00496B0A" w:rsidP="00595735">
      <w:pPr>
        <w:autoSpaceDE w:val="0"/>
        <w:autoSpaceDN w:val="0"/>
        <w:adjustRightInd w:val="0"/>
        <w:spacing w:line="360" w:lineRule="auto"/>
        <w:rPr>
          <w:ins w:id="560" w:author="Sreekanth  Gopi" w:date="2022-11-29T21:52:00Z"/>
        </w:rPr>
      </w:pPr>
      <w:ins w:id="561" w:author="Sreekanth  Gopi" w:date="2022-11-29T21:53:00Z">
        <w:r>
          <w:t xml:space="preserve">The dataset used in this research is </w:t>
        </w:r>
      </w:ins>
      <w:ins w:id="562" w:author="Sreekanth  Gopi" w:date="2022-11-29T21:54:00Z">
        <w:r w:rsidR="000A3EB4">
          <w:t>published by Mohammadi et al. and is available</w:t>
        </w:r>
      </w:ins>
      <w:ins w:id="563" w:author="Sreekanth  Gopi" w:date="2022-11-29T21:53:00Z">
        <w:r>
          <w:t xml:space="preserve"> on IEEE </w:t>
        </w:r>
        <w:proofErr w:type="spellStart"/>
        <w:r>
          <w:t>dataport</w:t>
        </w:r>
        <w:proofErr w:type="spellEnd"/>
        <w:r>
          <w:t xml:space="preserve"> website</w:t>
        </w:r>
      </w:ins>
      <w:ins w:id="564" w:author="Sreekanth  Gopi" w:date="2022-12-03T20:41:00Z">
        <w:r w:rsidR="000C5492">
          <w:t xml:space="preserve"> </w:t>
        </w:r>
        <w:r w:rsidR="000C5492" w:rsidRPr="000C5492">
          <w:t>(Mohammadi et al., 2016)</w:t>
        </w:r>
      </w:ins>
      <w:ins w:id="565" w:author="Sreekanth  Gopi" w:date="2022-11-29T21:53:00Z">
        <w:r>
          <w:t xml:space="preserve">. </w:t>
        </w:r>
      </w:ins>
      <w:ins w:id="566" w:author="Sreekanth  Gopi" w:date="2022-11-29T21:52:00Z">
        <w:r>
          <w:t xml:space="preserve">Mohammadi et al. developed a new protocol during signal recording based on behavioral anomalies in ADHD and utilized non-linear characteristics and neural </w:t>
        </w:r>
      </w:ins>
      <w:ins w:id="567" w:author="Sreekanth  Gopi" w:date="2022-12-11T09:41:00Z">
        <w:r w:rsidR="001F260E">
          <w:t>networks</w:t>
        </w:r>
      </w:ins>
      <w:ins w:id="568" w:author="Sreekanth  Gopi" w:date="2022-11-29T21:52:00Z">
        <w:r>
          <w:t xml:space="preserve"> </w:t>
        </w:r>
      </w:ins>
      <w:ins w:id="569" w:author="Sreekanth  Gopi" w:date="2022-11-29T21:55:00Z">
        <w:r w:rsidR="00846ED7">
          <w:t xml:space="preserve">to make </w:t>
        </w:r>
      </w:ins>
      <w:ins w:id="570" w:author="Sreekanth  Gopi" w:date="2022-12-11T09:41:00Z">
        <w:r w:rsidR="001F260E">
          <w:t xml:space="preserve">a </w:t>
        </w:r>
      </w:ins>
      <w:ins w:id="571" w:author="Sreekanth  Gopi" w:date="2022-11-29T21:55:00Z">
        <w:r w:rsidR="00846ED7">
          <w:t>prediction</w:t>
        </w:r>
      </w:ins>
      <w:ins w:id="572" w:author="Sreekanth  Gopi" w:date="2022-11-29T21:53:00Z">
        <w:r w:rsidR="000A3EB4">
          <w:t xml:space="preserve">. </w:t>
        </w:r>
      </w:ins>
      <w:ins w:id="573" w:author="Sreekanth  Gopi" w:date="2022-11-29T21:52:00Z">
        <w:r>
          <w:t xml:space="preserve">30 kids (22 boys and 8 girls around 10 years of age) who had been diagnosed with ADHD by a skilled psychiatrist and 30 kids who were healthy controls (25 boys and 5 girls) participated in the study in a silent room. </w:t>
        </w:r>
      </w:ins>
      <w:ins w:id="574" w:author="Sreekanth  Gopi" w:date="2022-12-01T12:37:00Z">
        <w:r w:rsidR="00615C57" w:rsidRPr="00615C57">
          <w:t xml:space="preserve">Each image was shown immediately and without interruption following the child's response </w:t>
        </w:r>
      </w:ins>
      <w:ins w:id="575" w:author="Sreekanth  Gopi" w:date="2022-12-11T09:41:00Z">
        <w:r w:rsidR="001F260E">
          <w:t>to</w:t>
        </w:r>
      </w:ins>
      <w:ins w:id="576" w:author="Sreekanth  Gopi" w:date="2022-12-01T12:37:00Z">
        <w:r w:rsidR="00615C57" w:rsidRPr="00615C57">
          <w:t xml:space="preserve"> provide a constant stimulus during the signal recording. Thus, the child's performance throughout this cognitive visual task determined how long the EEG was recorded (</w:t>
        </w:r>
        <w:proofErr w:type="gramStart"/>
        <w:r w:rsidR="00615C57" w:rsidRPr="00615C57">
          <w:t>i.e.</w:t>
        </w:r>
        <w:proofErr w:type="gramEnd"/>
        <w:r w:rsidR="00615C57" w:rsidRPr="00615C57">
          <w:t xml:space="preserve"> response speed).</w:t>
        </w:r>
        <w:r w:rsidR="00615C57">
          <w:t xml:space="preserve"> </w:t>
        </w:r>
      </w:ins>
      <w:ins w:id="577" w:author="Sreekanth  Gopi" w:date="2022-11-29T21:52:00Z">
        <w:r>
          <w:t>19 channels (</w:t>
        </w:r>
        <w:proofErr w:type="spellStart"/>
        <w:r>
          <w:t>Fz</w:t>
        </w:r>
        <w:proofErr w:type="spellEnd"/>
        <w:r>
          <w:t xml:space="preserve">, </w:t>
        </w:r>
        <w:proofErr w:type="spellStart"/>
        <w:r>
          <w:t>Cz</w:t>
        </w:r>
        <w:proofErr w:type="spellEnd"/>
        <w:r>
          <w:t xml:space="preserve">, </w:t>
        </w:r>
        <w:proofErr w:type="spellStart"/>
        <w:r>
          <w:t>Pz</w:t>
        </w:r>
        <w:proofErr w:type="spellEnd"/>
        <w:r>
          <w:t xml:space="preserve">, C3, T3, C4, T4, Fp1, Fp2, F3, F4, F7, F8, P3, P4, T5, T6, O1, O2) of EEG were recorded using the 10-20 standard, with the ear lobe electrodes serving as references. Two electrodes were positioned below and above the right eye to record eye movement. Children were shown pictures that would be appealing to them, such as cartoon characters, during the EEG recording, and the photos prompted a cognitive mental act in the kids. Children were successively given seventeen photographs, and they were asked to state how many characters appeared in each image. During the course, each child's response time and the </w:t>
        </w:r>
      </w:ins>
      <w:ins w:id="578" w:author="Sreekanth  Gopi" w:date="2022-12-11T09:41:00Z">
        <w:r w:rsidR="001F260E">
          <w:t>number</w:t>
        </w:r>
      </w:ins>
      <w:ins w:id="579" w:author="Sreekanth  Gopi" w:date="2022-11-29T21:52:00Z">
        <w:r>
          <w:t xml:space="preserve"> of incorrect answers were noted (Mohammadi et al., 2016).</w:t>
        </w:r>
      </w:ins>
      <w:ins w:id="580" w:author="Sreekanth  Gopi" w:date="2022-11-29T22:23:00Z">
        <w:r w:rsidR="000D66FF">
          <w:t xml:space="preserve"> </w:t>
        </w:r>
        <w:r w:rsidR="000D66FF" w:rsidRPr="000D66FF">
          <w:t xml:space="preserve">Data supplied as .mat files </w:t>
        </w:r>
        <w:r w:rsidR="000D66FF">
          <w:t xml:space="preserve">in this dataset </w:t>
        </w:r>
        <w:r w:rsidR="000D66FF" w:rsidRPr="000D66FF">
          <w:t xml:space="preserve">are imported using </w:t>
        </w:r>
      </w:ins>
      <w:ins w:id="581" w:author="Sreekanth  Gopi" w:date="2022-12-11T09:41:00Z">
        <w:r w:rsidR="001F260E">
          <w:t xml:space="preserve">the </w:t>
        </w:r>
      </w:ins>
      <w:proofErr w:type="spellStart"/>
      <w:ins w:id="582" w:author="Sreekanth  Gopi" w:date="2022-12-11T09:50:00Z">
        <w:r w:rsidR="00C2238E">
          <w:t>S</w:t>
        </w:r>
      </w:ins>
      <w:ins w:id="583" w:author="Sreekanth  Gopi" w:date="2022-11-29T22:23:00Z">
        <w:r w:rsidR="000D66FF" w:rsidRPr="000D66FF">
          <w:t>cipy</w:t>
        </w:r>
        <w:proofErr w:type="spellEnd"/>
        <w:r w:rsidR="000D66FF" w:rsidRPr="000D66FF">
          <w:t xml:space="preserve"> library in python </w:t>
        </w:r>
      </w:ins>
      <w:ins w:id="584" w:author="Sreekanth  Gopi" w:date="2022-12-11T09:42:00Z">
        <w:r w:rsidR="001F260E">
          <w:t xml:space="preserve">and </w:t>
        </w:r>
      </w:ins>
      <w:ins w:id="585" w:author="Sreekanth  Gopi" w:date="2022-12-11T09:49:00Z">
        <w:r w:rsidR="00C2238E">
          <w:t>th</w:t>
        </w:r>
      </w:ins>
      <w:ins w:id="586" w:author="Sreekanth  Gopi" w:date="2022-12-11T09:50:00Z">
        <w:r w:rsidR="00C2238E">
          <w:t xml:space="preserve">en </w:t>
        </w:r>
      </w:ins>
      <w:ins w:id="587" w:author="Sreekanth  Gopi" w:date="2022-11-29T22:23:00Z">
        <w:r w:rsidR="000D66FF" w:rsidRPr="000D66FF">
          <w:t xml:space="preserve">converted into dense NumPy arrays or sparse SciPy arrays for further processing. </w:t>
        </w:r>
      </w:ins>
    </w:p>
    <w:p w14:paraId="450E6E29" w14:textId="77777777" w:rsidR="00D5208F" w:rsidRDefault="00D5208F" w:rsidP="006F57F2">
      <w:pPr>
        <w:autoSpaceDE w:val="0"/>
        <w:autoSpaceDN w:val="0"/>
        <w:adjustRightInd w:val="0"/>
        <w:spacing w:line="360" w:lineRule="auto"/>
        <w:rPr>
          <w:ins w:id="588" w:author="Sreekanth  Gopi" w:date="2022-11-29T22:02:00Z"/>
        </w:rPr>
      </w:pPr>
    </w:p>
    <w:p w14:paraId="2595E6B5" w14:textId="0B86DA6E" w:rsidR="006F57F2" w:rsidRDefault="006F57F2" w:rsidP="006F57F2">
      <w:pPr>
        <w:autoSpaceDE w:val="0"/>
        <w:autoSpaceDN w:val="0"/>
        <w:adjustRightInd w:val="0"/>
        <w:spacing w:line="360" w:lineRule="auto"/>
        <w:rPr>
          <w:ins w:id="589" w:author="Sreekanth  Gopi" w:date="2022-12-01T12:55:00Z"/>
        </w:rPr>
      </w:pPr>
      <w:ins w:id="590" w:author="Sreekanth  Gopi" w:date="2022-11-29T13:12:00Z">
        <w:r w:rsidRPr="006F57F2">
          <w:rPr>
            <w:b/>
            <w:bCs/>
          </w:rPr>
          <w:t xml:space="preserve">Data visualization: </w:t>
        </w:r>
      </w:ins>
      <w:ins w:id="591" w:author="Sreekanth  Gopi" w:date="2022-12-01T12:37:00Z">
        <w:r w:rsidR="00EE40D8" w:rsidRPr="000D66FF">
          <w:t xml:space="preserve">MNE library </w:t>
        </w:r>
        <w:r w:rsidR="00EE40D8">
          <w:t>was</w:t>
        </w:r>
        <w:r w:rsidR="00EE40D8" w:rsidRPr="000D66FF">
          <w:t xml:space="preserve"> </w:t>
        </w:r>
        <w:r w:rsidR="00EE40D8">
          <w:t>use</w:t>
        </w:r>
      </w:ins>
      <w:ins w:id="592" w:author="Sreekanth  Gopi" w:date="2022-12-01T12:38:00Z">
        <w:r w:rsidR="00EE40D8">
          <w:t>d</w:t>
        </w:r>
      </w:ins>
      <w:ins w:id="593" w:author="Sreekanth  Gopi" w:date="2022-12-01T12:37:00Z">
        <w:r w:rsidR="00EE40D8" w:rsidRPr="000D66FF">
          <w:t xml:space="preserve"> for </w:t>
        </w:r>
      </w:ins>
      <w:ins w:id="594" w:author="Sreekanth  Gopi" w:date="2022-12-01T12:38:00Z">
        <w:r w:rsidR="00EE40D8">
          <w:t>data visualization and initial review.</w:t>
        </w:r>
      </w:ins>
      <w:ins w:id="595" w:author="Sreekanth  Gopi" w:date="2022-12-01T12:37:00Z">
        <w:r w:rsidR="00EE40D8" w:rsidRPr="000D66FF">
          <w:t xml:space="preserve"> </w:t>
        </w:r>
      </w:ins>
      <w:ins w:id="596" w:author="Sreekanth  Gopi" w:date="2022-12-01T12:48:00Z">
        <w:r w:rsidR="00444AD8" w:rsidRPr="00444AD8">
          <w:t xml:space="preserve">ADHD is linked to prefrontal cortex (PFC) circuits with weaker structure and function, which is specialized for behavioral inhibition </w:t>
        </w:r>
      </w:ins>
      <w:ins w:id="597" w:author="Sreekanth  Gopi" w:date="2022-12-11T09:42:00Z">
        <w:r w:rsidR="001F260E">
          <w:t xml:space="preserve">and </w:t>
        </w:r>
      </w:ins>
      <w:ins w:id="598" w:author="Sreekanth  Gopi" w:date="2022-12-01T12:48:00Z">
        <w:r w:rsidR="00444AD8" w:rsidRPr="00444AD8">
          <w:t>is essential for controlling attention, behavior, and emotion</w:t>
        </w:r>
        <w:r w:rsidR="00444AD8">
          <w:t xml:space="preserve"> (</w:t>
        </w:r>
      </w:ins>
      <w:proofErr w:type="spellStart"/>
      <w:ins w:id="599" w:author="Sreekanth  Gopi" w:date="2022-12-01T12:50:00Z">
        <w:r w:rsidR="00444AD8" w:rsidRPr="00444AD8">
          <w:t>Arnsten</w:t>
        </w:r>
        <w:proofErr w:type="spellEnd"/>
        <w:r w:rsidR="00444AD8" w:rsidRPr="00444AD8">
          <w:t>, A. F.</w:t>
        </w:r>
        <w:r w:rsidR="00444AD8">
          <w:t xml:space="preserve">, </w:t>
        </w:r>
        <w:r w:rsidR="00444AD8" w:rsidRPr="00444AD8">
          <w:t>2009)</w:t>
        </w:r>
      </w:ins>
      <w:ins w:id="600" w:author="Sreekanth  Gopi" w:date="2022-12-01T12:48:00Z">
        <w:r w:rsidR="00444AD8" w:rsidRPr="00444AD8">
          <w:t xml:space="preserve">. </w:t>
        </w:r>
      </w:ins>
      <w:ins w:id="601" w:author="Sreekanth  Gopi" w:date="2022-12-01T12:54:00Z">
        <w:r w:rsidR="00C86FBA">
          <w:t>Another study [</w:t>
        </w:r>
      </w:ins>
      <w:ins w:id="602" w:author="Sreekanth  Gopi" w:date="2022-12-01T12:56:00Z">
        <w:r w:rsidR="00C86FBA" w:rsidRPr="00C86FBA">
          <w:t xml:space="preserve">Xia, </w:t>
        </w:r>
        <w:proofErr w:type="gramStart"/>
        <w:r w:rsidR="00C86FBA" w:rsidRPr="00C86FBA">
          <w:t>S</w:t>
        </w:r>
        <w:r w:rsidR="00C86FBA">
          <w:t>et</w:t>
        </w:r>
        <w:proofErr w:type="gramEnd"/>
        <w:r w:rsidR="00C86FBA">
          <w:t xml:space="preserve"> al</w:t>
        </w:r>
        <w:r w:rsidR="00C86FBA" w:rsidRPr="00C86FBA">
          <w:t>.</w:t>
        </w:r>
        <w:r w:rsidR="00C86FBA">
          <w:t xml:space="preserve">, </w:t>
        </w:r>
        <w:r w:rsidR="00C86FBA" w:rsidRPr="00C86FBA">
          <w:t>2014</w:t>
        </w:r>
      </w:ins>
      <w:ins w:id="603" w:author="Sreekanth  Gopi" w:date="2022-12-01T12:54:00Z">
        <w:r w:rsidR="00C86FBA">
          <w:t xml:space="preserve">] </w:t>
        </w:r>
        <w:r w:rsidR="00C86FBA" w:rsidRPr="00C86FBA">
          <w:t xml:space="preserve">showed </w:t>
        </w:r>
      </w:ins>
      <w:ins w:id="604" w:author="Sreekanth  Gopi" w:date="2022-12-11T09:42:00Z">
        <w:r w:rsidR="001F260E">
          <w:t xml:space="preserve">a </w:t>
        </w:r>
      </w:ins>
      <w:ins w:id="605" w:author="Sreekanth  Gopi" w:date="2022-12-01T12:55:00Z">
        <w:r w:rsidR="00C86FBA" w:rsidRPr="00C86FBA">
          <w:t>major</w:t>
        </w:r>
        <w:r w:rsidR="00C86FBA">
          <w:t xml:space="preserve"> </w:t>
        </w:r>
      </w:ins>
      <w:ins w:id="606" w:author="Sreekanth  Gopi" w:date="2022-12-01T12:54:00Z">
        <w:r w:rsidR="00C86FBA">
          <w:t xml:space="preserve">reduction </w:t>
        </w:r>
      </w:ins>
      <w:ins w:id="607" w:author="Sreekanth  Gopi" w:date="2022-12-01T12:55:00Z">
        <w:r w:rsidR="00C86FBA">
          <w:t xml:space="preserve">in </w:t>
        </w:r>
      </w:ins>
      <w:ins w:id="608" w:author="Sreekanth  Gopi" w:date="2022-12-11T09:42:00Z">
        <w:r w:rsidR="001F260E">
          <w:t>local efficiency</w:t>
        </w:r>
      </w:ins>
      <w:ins w:id="609" w:author="Sreekanth  Gopi" w:date="2022-12-01T12:54:00Z">
        <w:r w:rsidR="00C86FBA" w:rsidRPr="00C86FBA">
          <w:t xml:space="preserve"> and </w:t>
        </w:r>
      </w:ins>
      <w:ins w:id="610" w:author="Sreekanth  Gopi" w:date="2022-12-11T09:42:00Z">
        <w:r w:rsidR="00163B6B">
          <w:t>nodal efficiency</w:t>
        </w:r>
      </w:ins>
      <w:ins w:id="611" w:author="Sreekanth  Gopi" w:date="2022-12-01T12:54:00Z">
        <w:r w:rsidR="00C86FBA" w:rsidRPr="00C86FBA">
          <w:t xml:space="preserve"> in frontal and occipital regions in ADHD</w:t>
        </w:r>
      </w:ins>
      <w:ins w:id="612" w:author="Sreekanth  Gopi" w:date="2022-12-01T12:55:00Z">
        <w:r w:rsidR="00C86FBA">
          <w:t xml:space="preserve"> (</w:t>
        </w:r>
      </w:ins>
      <w:ins w:id="613" w:author="Sreekanth  Gopi" w:date="2022-12-01T12:56:00Z">
        <w:r w:rsidR="00C86FBA" w:rsidRPr="00C86FBA">
          <w:t>Xia, S</w:t>
        </w:r>
        <w:r w:rsidR="00C86FBA">
          <w:t>et al</w:t>
        </w:r>
        <w:r w:rsidR="00C86FBA" w:rsidRPr="00C86FBA">
          <w:t>.</w:t>
        </w:r>
        <w:r w:rsidR="00C86FBA">
          <w:t xml:space="preserve">, </w:t>
        </w:r>
        <w:r w:rsidR="00C86FBA" w:rsidRPr="00C86FBA">
          <w:t>2014)</w:t>
        </w:r>
      </w:ins>
      <w:ins w:id="614" w:author="Sreekanth  Gopi" w:date="2022-12-01T12:54:00Z">
        <w:r w:rsidR="00C86FBA" w:rsidRPr="00C86FBA">
          <w:t>.</w:t>
        </w:r>
        <w:r w:rsidR="00C86FBA">
          <w:t xml:space="preserve"> </w:t>
        </w:r>
      </w:ins>
      <w:ins w:id="615" w:author="Sreekanth  Gopi" w:date="2022-12-01T12:50:00Z">
        <w:r w:rsidR="00CD1FE1">
          <w:t>When we v</w:t>
        </w:r>
      </w:ins>
      <w:ins w:id="616" w:author="Sreekanth  Gopi" w:date="2022-11-29T13:12:00Z">
        <w:r w:rsidRPr="006F57F2">
          <w:t>isualized the EEG data to see ADHD and non-ADHD brain scans using MNE in Python</w:t>
        </w:r>
      </w:ins>
      <w:ins w:id="617" w:author="Sreekanth  Gopi" w:date="2022-12-01T12:50:00Z">
        <w:r w:rsidR="00CD1FE1">
          <w:t xml:space="preserve"> a</w:t>
        </w:r>
      </w:ins>
      <w:ins w:id="618" w:author="Sreekanth  Gopi" w:date="2022-12-01T12:38:00Z">
        <w:r w:rsidR="00EE40D8">
          <w:t xml:space="preserve">s seen in fig. 3, most of the children with ADHD had darker colors </w:t>
        </w:r>
      </w:ins>
      <w:ins w:id="619" w:author="Sreekanth  Gopi" w:date="2022-12-11T09:42:00Z">
        <w:r w:rsidR="00163B6B">
          <w:t xml:space="preserve">in </w:t>
        </w:r>
      </w:ins>
      <w:ins w:id="620" w:author="Sreekanth  Gopi" w:date="2022-12-01T12:39:00Z">
        <w:r w:rsidR="00EE40D8">
          <w:t xml:space="preserve">the frontal lobes and occipital region indicating attention deficiency. </w:t>
        </w:r>
      </w:ins>
    </w:p>
    <w:p w14:paraId="5F5165AA" w14:textId="07B529DC" w:rsidR="0037046A" w:rsidRDefault="0037046A" w:rsidP="006F57F2">
      <w:pPr>
        <w:autoSpaceDE w:val="0"/>
        <w:autoSpaceDN w:val="0"/>
        <w:adjustRightInd w:val="0"/>
        <w:spacing w:line="360" w:lineRule="auto"/>
        <w:rPr>
          <w:ins w:id="621" w:author="Sreekanth  Gopi" w:date="2022-11-29T22:24:00Z"/>
        </w:rPr>
      </w:pPr>
      <w:ins w:id="622" w:author="Sreekanth  Gopi" w:date="2022-11-29T22:24:00Z">
        <w:r w:rsidRPr="0037046A">
          <w:rPr>
            <w:noProof/>
          </w:rPr>
          <w:lastRenderedPageBreak/>
          <w:drawing>
            <wp:anchor distT="0" distB="0" distL="114300" distR="114300" simplePos="0" relativeHeight="251656192" behindDoc="0" locked="0" layoutInCell="1" allowOverlap="1" wp14:anchorId="30CA4494" wp14:editId="2139247D">
              <wp:simplePos x="0" y="0"/>
              <wp:positionH relativeFrom="column">
                <wp:posOffset>2798983</wp:posOffset>
              </wp:positionH>
              <wp:positionV relativeFrom="paragraph">
                <wp:posOffset>244475</wp:posOffset>
              </wp:positionV>
              <wp:extent cx="2493645" cy="1981835"/>
              <wp:effectExtent l="0" t="0" r="0" b="0"/>
              <wp:wrapThrough wrapText="bothSides">
                <wp:wrapPolygon edited="0">
                  <wp:start x="0" y="0"/>
                  <wp:lineTo x="0" y="21455"/>
                  <wp:lineTo x="21451" y="21455"/>
                  <wp:lineTo x="21451" y="0"/>
                  <wp:lineTo x="0" y="0"/>
                </wp:wrapPolygon>
              </wp:wrapThrough>
              <wp:docPr id="8" name="Picture 7" descr="Shape&#10;&#10;Description automatically generated with medium confidence">
                <a:extLst xmlns:a="http://schemas.openxmlformats.org/drawingml/2006/main">
                  <a:ext uri="{FF2B5EF4-FFF2-40B4-BE49-F238E27FC236}">
                    <a16:creationId xmlns:a16="http://schemas.microsoft.com/office/drawing/2014/main" id="{B44603E3-9837-102F-AAB9-45B1F952A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hape&#10;&#10;Description automatically generated with medium confidence">
                        <a:extLst>
                          <a:ext uri="{FF2B5EF4-FFF2-40B4-BE49-F238E27FC236}">
                            <a16:creationId xmlns:a16="http://schemas.microsoft.com/office/drawing/2014/main" id="{B44603E3-9837-102F-AAB9-45B1F952A54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93645" cy="1981835"/>
                      </a:xfrm>
                      <a:prstGeom prst="rect">
                        <a:avLst/>
                      </a:prstGeom>
                      <a:solidFill>
                        <a:schemeClr val="tx2"/>
                      </a:solidFill>
                    </pic:spPr>
                  </pic:pic>
                </a:graphicData>
              </a:graphic>
              <wp14:sizeRelH relativeFrom="page">
                <wp14:pctWidth>0</wp14:pctWidth>
              </wp14:sizeRelH>
              <wp14:sizeRelV relativeFrom="page">
                <wp14:pctHeight>0</wp14:pctHeight>
              </wp14:sizeRelV>
            </wp:anchor>
          </w:drawing>
        </w:r>
        <w:r w:rsidRPr="0037046A">
          <w:rPr>
            <w:noProof/>
          </w:rPr>
          <w:drawing>
            <wp:anchor distT="0" distB="0" distL="114300" distR="114300" simplePos="0" relativeHeight="251655168" behindDoc="0" locked="0" layoutInCell="1" allowOverlap="1" wp14:anchorId="09AC00B9" wp14:editId="76B5382E">
              <wp:simplePos x="0" y="0"/>
              <wp:positionH relativeFrom="column">
                <wp:posOffset>0</wp:posOffset>
              </wp:positionH>
              <wp:positionV relativeFrom="paragraph">
                <wp:posOffset>235781</wp:posOffset>
              </wp:positionV>
              <wp:extent cx="2546985" cy="1990090"/>
              <wp:effectExtent l="0" t="0" r="5715" b="3810"/>
              <wp:wrapThrough wrapText="bothSides">
                <wp:wrapPolygon edited="0">
                  <wp:start x="0" y="0"/>
                  <wp:lineTo x="0" y="21504"/>
                  <wp:lineTo x="21541" y="21504"/>
                  <wp:lineTo x="21541" y="0"/>
                  <wp:lineTo x="0" y="0"/>
                </wp:wrapPolygon>
              </wp:wrapThrough>
              <wp:docPr id="4" name="Picture 5" descr="A picture containing icon&#10;&#10;Description automatically generated">
                <a:extLst xmlns:a="http://schemas.openxmlformats.org/drawingml/2006/main">
                  <a:ext uri="{FF2B5EF4-FFF2-40B4-BE49-F238E27FC236}">
                    <a16:creationId xmlns:a16="http://schemas.microsoft.com/office/drawing/2014/main" id="{6A854E33-2F90-FF1B-1367-98F78DCA9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icon&#10;&#10;Description automatically generated">
                        <a:extLst>
                          <a:ext uri="{FF2B5EF4-FFF2-40B4-BE49-F238E27FC236}">
                            <a16:creationId xmlns:a16="http://schemas.microsoft.com/office/drawing/2014/main" id="{6A854E33-2F90-FF1B-1367-98F78DCA9EE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6985" cy="1990090"/>
                      </a:xfrm>
                      <a:prstGeom prst="rect">
                        <a:avLst/>
                      </a:prstGeom>
                      <a:solidFill>
                        <a:schemeClr val="tx2"/>
                      </a:solidFill>
                    </pic:spPr>
                  </pic:pic>
                </a:graphicData>
              </a:graphic>
              <wp14:sizeRelH relativeFrom="page">
                <wp14:pctWidth>0</wp14:pctWidth>
              </wp14:sizeRelH>
              <wp14:sizeRelV relativeFrom="page">
                <wp14:pctHeight>0</wp14:pctHeight>
              </wp14:sizeRelV>
            </wp:anchor>
          </w:drawing>
        </w:r>
        <w:r w:rsidRPr="0037046A">
          <w:rPr>
            <w:noProof/>
          </w:rPr>
          <w:t xml:space="preserve"> </w:t>
        </w:r>
      </w:ins>
    </w:p>
    <w:p w14:paraId="766FFE7C" w14:textId="653D9CCC" w:rsidR="0037046A" w:rsidRDefault="0037046A" w:rsidP="006F57F2">
      <w:pPr>
        <w:autoSpaceDE w:val="0"/>
        <w:autoSpaceDN w:val="0"/>
        <w:adjustRightInd w:val="0"/>
        <w:spacing w:line="360" w:lineRule="auto"/>
        <w:rPr>
          <w:ins w:id="623" w:author="Sreekanth  Gopi" w:date="2022-11-29T22:24:00Z"/>
        </w:rPr>
      </w:pPr>
    </w:p>
    <w:p w14:paraId="550DAD64" w14:textId="4D5C0EF0" w:rsidR="0037046A" w:rsidRDefault="0037046A" w:rsidP="006F57F2">
      <w:pPr>
        <w:autoSpaceDE w:val="0"/>
        <w:autoSpaceDN w:val="0"/>
        <w:adjustRightInd w:val="0"/>
        <w:spacing w:line="360" w:lineRule="auto"/>
        <w:rPr>
          <w:ins w:id="624" w:author="Sreekanth  Gopi" w:date="2022-11-29T22:24:00Z"/>
        </w:rPr>
      </w:pPr>
    </w:p>
    <w:p w14:paraId="0B7D9E5F" w14:textId="50BEB9BE" w:rsidR="0037046A" w:rsidRDefault="0037046A" w:rsidP="006F57F2">
      <w:pPr>
        <w:autoSpaceDE w:val="0"/>
        <w:autoSpaceDN w:val="0"/>
        <w:adjustRightInd w:val="0"/>
        <w:spacing w:line="360" w:lineRule="auto"/>
        <w:rPr>
          <w:ins w:id="625" w:author="Sreekanth  Gopi" w:date="2022-11-29T22:24:00Z"/>
        </w:rPr>
      </w:pPr>
    </w:p>
    <w:p w14:paraId="196634F4" w14:textId="010A4126" w:rsidR="0037046A" w:rsidRDefault="0037046A" w:rsidP="006F57F2">
      <w:pPr>
        <w:autoSpaceDE w:val="0"/>
        <w:autoSpaceDN w:val="0"/>
        <w:adjustRightInd w:val="0"/>
        <w:spacing w:line="360" w:lineRule="auto"/>
        <w:rPr>
          <w:ins w:id="626" w:author="Sreekanth  Gopi" w:date="2022-11-29T22:24:00Z"/>
        </w:rPr>
      </w:pPr>
    </w:p>
    <w:p w14:paraId="0171ED61" w14:textId="0AAC59EA" w:rsidR="0037046A" w:rsidRDefault="0037046A" w:rsidP="006F57F2">
      <w:pPr>
        <w:autoSpaceDE w:val="0"/>
        <w:autoSpaceDN w:val="0"/>
        <w:adjustRightInd w:val="0"/>
        <w:spacing w:line="360" w:lineRule="auto"/>
        <w:rPr>
          <w:ins w:id="627" w:author="Sreekanth  Gopi" w:date="2022-11-29T22:24:00Z"/>
        </w:rPr>
      </w:pPr>
    </w:p>
    <w:p w14:paraId="1102236A" w14:textId="23FFF1DB" w:rsidR="0037046A" w:rsidRPr="006F57F2" w:rsidRDefault="0037046A" w:rsidP="006F57F2">
      <w:pPr>
        <w:autoSpaceDE w:val="0"/>
        <w:autoSpaceDN w:val="0"/>
        <w:adjustRightInd w:val="0"/>
        <w:spacing w:line="360" w:lineRule="auto"/>
        <w:rPr>
          <w:ins w:id="628" w:author="Sreekanth  Gopi" w:date="2022-11-29T13:12:00Z"/>
        </w:rPr>
      </w:pPr>
    </w:p>
    <w:p w14:paraId="2914BB99" w14:textId="77777777" w:rsidR="0037046A" w:rsidRDefault="0037046A" w:rsidP="006F57F2">
      <w:pPr>
        <w:autoSpaceDE w:val="0"/>
        <w:autoSpaceDN w:val="0"/>
        <w:adjustRightInd w:val="0"/>
        <w:spacing w:line="360" w:lineRule="auto"/>
        <w:rPr>
          <w:ins w:id="629" w:author="Sreekanth  Gopi" w:date="2022-11-29T22:25:00Z"/>
          <w:b/>
          <w:bCs/>
        </w:rPr>
      </w:pPr>
    </w:p>
    <w:p w14:paraId="570B2C4C" w14:textId="77777777" w:rsidR="0037046A" w:rsidRDefault="0037046A" w:rsidP="006F57F2">
      <w:pPr>
        <w:autoSpaceDE w:val="0"/>
        <w:autoSpaceDN w:val="0"/>
        <w:adjustRightInd w:val="0"/>
        <w:spacing w:line="360" w:lineRule="auto"/>
        <w:rPr>
          <w:ins w:id="630" w:author="Sreekanth  Gopi" w:date="2022-11-29T22:25:00Z"/>
          <w:b/>
          <w:bCs/>
        </w:rPr>
      </w:pPr>
    </w:p>
    <w:p w14:paraId="4ED3178E" w14:textId="1A0320C1" w:rsidR="0037046A" w:rsidRPr="005534A6" w:rsidRDefault="0037046A">
      <w:pPr>
        <w:autoSpaceDE w:val="0"/>
        <w:autoSpaceDN w:val="0"/>
        <w:adjustRightInd w:val="0"/>
        <w:spacing w:line="360" w:lineRule="auto"/>
        <w:jc w:val="center"/>
        <w:rPr>
          <w:ins w:id="631" w:author="Sreekanth  Gopi" w:date="2022-11-29T22:25:00Z"/>
          <w:rPrChange w:id="632" w:author="Sreekanth  Gopi" w:date="2022-12-01T12:57:00Z">
            <w:rPr>
              <w:ins w:id="633" w:author="Sreekanth  Gopi" w:date="2022-11-29T22:25:00Z"/>
              <w:b/>
              <w:bCs/>
            </w:rPr>
          </w:rPrChange>
        </w:rPr>
        <w:pPrChange w:id="634" w:author="Sreekanth  Gopi" w:date="2022-12-01T12:57:00Z">
          <w:pPr>
            <w:autoSpaceDE w:val="0"/>
            <w:autoSpaceDN w:val="0"/>
            <w:adjustRightInd w:val="0"/>
            <w:spacing w:line="360" w:lineRule="auto"/>
          </w:pPr>
        </w:pPrChange>
      </w:pPr>
      <w:ins w:id="635" w:author="Sreekanth  Gopi" w:date="2022-11-29T22:25:00Z">
        <w:r w:rsidRPr="005534A6">
          <w:rPr>
            <w:rPrChange w:id="636" w:author="Sreekanth  Gopi" w:date="2022-12-01T12:57:00Z">
              <w:rPr>
                <w:b/>
                <w:bCs/>
              </w:rPr>
            </w:rPrChange>
          </w:rPr>
          <w:t xml:space="preserve">Figure </w:t>
        </w:r>
      </w:ins>
      <w:ins w:id="637" w:author="Sreekanth  Gopi" w:date="2022-12-01T11:28:00Z">
        <w:r w:rsidR="00762197" w:rsidRPr="005534A6">
          <w:rPr>
            <w:rPrChange w:id="638" w:author="Sreekanth  Gopi" w:date="2022-12-01T12:57:00Z">
              <w:rPr>
                <w:b/>
                <w:bCs/>
              </w:rPr>
            </w:rPrChange>
          </w:rPr>
          <w:t>3</w:t>
        </w:r>
      </w:ins>
      <w:ins w:id="639" w:author="Sreekanth  Gopi" w:date="2022-12-01T13:06:00Z">
        <w:r w:rsidR="003A0B17">
          <w:t xml:space="preserve"> </w:t>
        </w:r>
      </w:ins>
    </w:p>
    <w:p w14:paraId="73DD8A30" w14:textId="585F7C6F" w:rsidR="008E233A" w:rsidRPr="008E233A" w:rsidRDefault="008E233A" w:rsidP="006F57F2">
      <w:pPr>
        <w:autoSpaceDE w:val="0"/>
        <w:autoSpaceDN w:val="0"/>
        <w:adjustRightInd w:val="0"/>
        <w:spacing w:line="360" w:lineRule="auto"/>
        <w:rPr>
          <w:ins w:id="640" w:author="Sreekanth  Gopi" w:date="2022-12-01T13:04:00Z"/>
          <w:rPrChange w:id="641" w:author="Sreekanth  Gopi" w:date="2022-12-01T13:04:00Z">
            <w:rPr>
              <w:ins w:id="642" w:author="Sreekanth  Gopi" w:date="2022-12-01T13:04:00Z"/>
              <w:b/>
              <w:bCs/>
            </w:rPr>
          </w:rPrChange>
        </w:rPr>
      </w:pPr>
      <w:ins w:id="643" w:author="Sreekanth  Gopi" w:date="2022-12-01T13:03:00Z">
        <w:r w:rsidRPr="008E233A">
          <w:rPr>
            <w:rPrChange w:id="644" w:author="Sreekanth  Gopi" w:date="2022-12-01T13:04:00Z">
              <w:rPr>
                <w:b/>
                <w:bCs/>
              </w:rPr>
            </w:rPrChange>
          </w:rPr>
          <w:t xml:space="preserve">Raw human activity </w:t>
        </w:r>
      </w:ins>
      <w:ins w:id="645" w:author="Sreekanth  Gopi" w:date="2022-12-01T13:04:00Z">
        <w:r w:rsidRPr="008E233A">
          <w:rPr>
            <w:rPrChange w:id="646" w:author="Sreekanth  Gopi" w:date="2022-12-01T13:04:00Z">
              <w:rPr>
                <w:b/>
                <w:bCs/>
              </w:rPr>
            </w:rPrChange>
          </w:rPr>
          <w:t xml:space="preserve">was plotted using </w:t>
        </w:r>
      </w:ins>
      <w:ins w:id="647" w:author="Sreekanth  Gopi" w:date="2022-12-11T09:42:00Z">
        <w:r w:rsidR="00163B6B">
          <w:t xml:space="preserve">the </w:t>
        </w:r>
      </w:ins>
      <w:ins w:id="648" w:author="Sreekanth  Gopi" w:date="2022-12-01T13:04:00Z">
        <w:r w:rsidRPr="008E233A">
          <w:rPr>
            <w:rPrChange w:id="649" w:author="Sreekanth  Gopi" w:date="2022-12-01T13:04:00Z">
              <w:rPr>
                <w:b/>
                <w:bCs/>
              </w:rPr>
            </w:rPrChange>
          </w:rPr>
          <w:t>matplotlib library as seen in figure 4.</w:t>
        </w:r>
        <w:r>
          <w:t xml:space="preserve"> </w:t>
        </w:r>
      </w:ins>
    </w:p>
    <w:p w14:paraId="49A77BED" w14:textId="636948DD" w:rsidR="008E233A" w:rsidRDefault="003A0B17" w:rsidP="006F57F2">
      <w:pPr>
        <w:autoSpaceDE w:val="0"/>
        <w:autoSpaceDN w:val="0"/>
        <w:adjustRightInd w:val="0"/>
        <w:spacing w:line="360" w:lineRule="auto"/>
        <w:rPr>
          <w:ins w:id="650" w:author="Sreekanth  Gopi" w:date="2022-12-01T13:03:00Z"/>
          <w:b/>
          <w:bCs/>
        </w:rPr>
      </w:pPr>
      <w:ins w:id="651" w:author="Sreekanth  Gopi" w:date="2022-12-01T13:06:00Z">
        <w:r>
          <w:rPr>
            <w:noProof/>
          </w:rPr>
          <mc:AlternateContent>
            <mc:Choice Requires="wps">
              <w:drawing>
                <wp:anchor distT="0" distB="0" distL="114300" distR="114300" simplePos="0" relativeHeight="251664384" behindDoc="0" locked="0" layoutInCell="1" allowOverlap="1" wp14:anchorId="357E09C0" wp14:editId="5C4B3DA5">
                  <wp:simplePos x="0" y="0"/>
                  <wp:positionH relativeFrom="column">
                    <wp:posOffset>1733064</wp:posOffset>
                  </wp:positionH>
                  <wp:positionV relativeFrom="paragraph">
                    <wp:posOffset>2133824</wp:posOffset>
                  </wp:positionV>
                  <wp:extent cx="3233271" cy="280894"/>
                  <wp:effectExtent l="0" t="0" r="5715" b="0"/>
                  <wp:wrapNone/>
                  <wp:docPr id="18" name="Text Box 18"/>
                  <wp:cNvGraphicFramePr/>
                  <a:graphic xmlns:a="http://schemas.openxmlformats.org/drawingml/2006/main">
                    <a:graphicData uri="http://schemas.microsoft.com/office/word/2010/wordprocessingShape">
                      <wps:wsp>
                        <wps:cNvSpPr txBox="1"/>
                        <wps:spPr>
                          <a:xfrm>
                            <a:off x="0" y="0"/>
                            <a:ext cx="3233271" cy="280894"/>
                          </a:xfrm>
                          <a:prstGeom prst="rect">
                            <a:avLst/>
                          </a:prstGeom>
                          <a:solidFill>
                            <a:schemeClr val="lt1"/>
                          </a:solidFill>
                          <a:ln w="6350">
                            <a:noFill/>
                          </a:ln>
                        </wps:spPr>
                        <wps:txbx>
                          <w:txbxContent>
                            <w:p w14:paraId="0ECF990F" w14:textId="69AAFC9D" w:rsidR="003A0B17" w:rsidRDefault="003A0B17" w:rsidP="003A0B17">
                              <w:pPr>
                                <w:jc w:val="center"/>
                                <w:rPr>
                                  <w:ins w:id="652" w:author="Sreekanth  Gopi" w:date="2022-12-01T13:06:00Z"/>
                                </w:rPr>
                              </w:pPr>
                              <w:ins w:id="653" w:author="Sreekanth  Gopi" w:date="2022-12-01T13:05:00Z">
                                <w:r>
                                  <w:t>Figure 4</w:t>
                                </w:r>
                              </w:ins>
                              <w:ins w:id="654" w:author="Sreekanth  Gopi" w:date="2022-12-11T10:39:00Z">
                                <w:r w:rsidR="0071111D">
                                  <w:t>a</w:t>
                                </w:r>
                              </w:ins>
                              <w:ins w:id="655" w:author="Sreekanth  Gopi" w:date="2022-12-01T13:05:00Z">
                                <w:r>
                                  <w:t xml:space="preserve">: </w:t>
                                </w:r>
                              </w:ins>
                              <w:ins w:id="656" w:author="Sreekanth  Gopi" w:date="2022-12-01T13:06:00Z">
                                <w:r>
                                  <w:t>Raw EEG data</w:t>
                                </w:r>
                              </w:ins>
                              <w:ins w:id="657" w:author="Sreekanth  Gopi" w:date="2022-12-01T13:05:00Z">
                                <w:r>
                                  <w:t xml:space="preserve"> in human brain waves</w:t>
                                </w:r>
                              </w:ins>
                            </w:p>
                            <w:p w14:paraId="508927F2" w14:textId="77777777" w:rsidR="003A0B17" w:rsidRDefault="003A0B17">
                              <w:pPr>
                                <w:jc w:val="center"/>
                                <w:pPrChange w:id="658" w:author="Sreekanth  Gopi" w:date="2022-12-01T13:05: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E09C0" id="Text Box 18" o:spid="_x0000_s1027" type="#_x0000_t202" style="position:absolute;margin-left:136.45pt;margin-top:168pt;width:254.6pt;height:2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" fillcolor="white [3201]" stroked="f" strokeweight=".5pt">
                  <v:textbox>
                    <w:txbxContent>
                      <w:p w14:paraId="0ECF990F" w14:textId="69AAFC9D" w:rsidR="003A0B17" w:rsidRDefault="003A0B17" w:rsidP="003A0B17">
                        <w:pPr>
                          <w:jc w:val="center"/>
                          <w:rPr>
                            <w:ins w:id="659" w:author="Sreekanth  Gopi" w:date="2022-12-01T13:06:00Z"/>
                          </w:rPr>
                        </w:pPr>
                        <w:ins w:id="660" w:author="Sreekanth  Gopi" w:date="2022-12-01T13:05:00Z">
                          <w:r>
                            <w:t>Figure 4</w:t>
                          </w:r>
                        </w:ins>
                        <w:ins w:id="661" w:author="Sreekanth  Gopi" w:date="2022-12-11T10:39:00Z">
                          <w:r w:rsidR="0071111D">
                            <w:t>a</w:t>
                          </w:r>
                        </w:ins>
                        <w:ins w:id="662" w:author="Sreekanth  Gopi" w:date="2022-12-01T13:05:00Z">
                          <w:r>
                            <w:t xml:space="preserve">: </w:t>
                          </w:r>
                        </w:ins>
                        <w:ins w:id="663" w:author="Sreekanth  Gopi" w:date="2022-12-01T13:06:00Z">
                          <w:r>
                            <w:t>Raw EEG data</w:t>
                          </w:r>
                        </w:ins>
                        <w:ins w:id="664" w:author="Sreekanth  Gopi" w:date="2022-12-01T13:05:00Z">
                          <w:r>
                            <w:t xml:space="preserve"> in human brain waves</w:t>
                          </w:r>
                        </w:ins>
                      </w:p>
                      <w:p w14:paraId="508927F2" w14:textId="77777777" w:rsidR="003A0B17" w:rsidRDefault="003A0B17">
                        <w:pPr>
                          <w:jc w:val="center"/>
                          <w:pPrChange w:id="665" w:author="Sreekanth  Gopi" w:date="2022-12-01T13:05:00Z">
                            <w:pPr/>
                          </w:pPrChange>
                        </w:pPr>
                      </w:p>
                    </w:txbxContent>
                  </v:textbox>
                </v:shape>
              </w:pict>
            </mc:Fallback>
          </mc:AlternateContent>
        </w:r>
      </w:ins>
      <w:ins w:id="666" w:author="Sreekanth  Gopi" w:date="2022-12-01T13:04:00Z">
        <w:r w:rsidR="008E233A">
          <w:rPr>
            <w:b/>
            <w:bCs/>
            <w:noProof/>
          </w:rPr>
          <w:drawing>
            <wp:inline distT="0" distB="0" distL="0" distR="0" wp14:anchorId="4A90D768" wp14:editId="1293E16E">
              <wp:extent cx="5943600" cy="2138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ins>
    </w:p>
    <w:p w14:paraId="0C17E8F3" w14:textId="0B3842F8" w:rsidR="003A0B17" w:rsidRDefault="003A0B17" w:rsidP="006F57F2">
      <w:pPr>
        <w:autoSpaceDE w:val="0"/>
        <w:autoSpaceDN w:val="0"/>
        <w:adjustRightInd w:val="0"/>
        <w:spacing w:line="360" w:lineRule="auto"/>
        <w:rPr>
          <w:ins w:id="667" w:author="Sreekanth  Gopi" w:date="2022-12-01T13:06:00Z"/>
          <w:b/>
          <w:bCs/>
        </w:rPr>
      </w:pPr>
    </w:p>
    <w:p w14:paraId="0C6DD945" w14:textId="7E5DEEBC" w:rsidR="00E53C7A" w:rsidRDefault="00E53C7A" w:rsidP="00E53C7A">
      <w:pPr>
        <w:autoSpaceDE w:val="0"/>
        <w:autoSpaceDN w:val="0"/>
        <w:adjustRightInd w:val="0"/>
        <w:spacing w:line="360" w:lineRule="auto"/>
        <w:rPr>
          <w:ins w:id="668" w:author="Sreekanth  Gopi" w:date="2022-12-11T05:35:00Z"/>
        </w:rPr>
      </w:pPr>
      <w:ins w:id="669" w:author="Sreekanth  Gopi" w:date="2022-12-11T05:35:00Z">
        <w:r w:rsidRPr="004B5056">
          <w:t xml:space="preserve">For examining, visualizing, and interpreting human neurophysiological data, such as EEG, MNE is an open-source Python </w:t>
        </w:r>
      </w:ins>
      <w:ins w:id="670" w:author="Sreekanth  Gopi" w:date="2022-12-11T09:43:00Z">
        <w:r w:rsidR="00163B6B">
          <w:t>library</w:t>
        </w:r>
      </w:ins>
      <w:ins w:id="671" w:author="Sreekanth  Gopi" w:date="2022-12-11T05:35:00Z">
        <w:r w:rsidRPr="004B5056">
          <w:t>.</w:t>
        </w:r>
        <w:r>
          <w:t xml:space="preserve"> </w:t>
        </w:r>
      </w:ins>
      <w:ins w:id="672" w:author="Sreekanth  Gopi" w:date="2022-12-11T05:36:00Z">
        <w:r>
          <w:t>W</w:t>
        </w:r>
      </w:ins>
      <w:ins w:id="673" w:author="Sreekanth  Gopi" w:date="2022-12-11T05:35:00Z">
        <w:r>
          <w:t xml:space="preserve">e </w:t>
        </w:r>
      </w:ins>
      <w:ins w:id="674" w:author="Sreekanth  Gopi" w:date="2022-12-11T05:36:00Z">
        <w:r>
          <w:t xml:space="preserve">can </w:t>
        </w:r>
      </w:ins>
      <w:ins w:id="675" w:author="Sreekanth  Gopi" w:date="2022-12-11T05:35:00Z">
        <w:r>
          <w:t xml:space="preserve">use the </w:t>
        </w:r>
        <w:proofErr w:type="spellStart"/>
        <w:proofErr w:type="gramStart"/>
        <w:r w:rsidRPr="00455489">
          <w:t>mne.io.RawArray</w:t>
        </w:r>
        <w:proofErr w:type="spellEnd"/>
        <w:proofErr w:type="gramEnd"/>
        <w:r>
          <w:t xml:space="preserve"> function to create the r</w:t>
        </w:r>
        <w:r w:rsidRPr="00455489">
          <w:t>aw object.</w:t>
        </w:r>
        <w:r>
          <w:t xml:space="preserve"> Then we </w:t>
        </w:r>
      </w:ins>
      <w:ins w:id="676" w:author="Sreekanth  Gopi" w:date="2022-12-11T05:36:00Z">
        <w:r>
          <w:t xml:space="preserve">can </w:t>
        </w:r>
      </w:ins>
      <w:ins w:id="677" w:author="Sreekanth  Gopi" w:date="2022-12-11T05:35:00Z">
        <w:r>
          <w:t xml:space="preserve">call the </w:t>
        </w:r>
        <w:proofErr w:type="spellStart"/>
        <w:proofErr w:type="gramStart"/>
        <w:r w:rsidRPr="00BA4EEC">
          <w:t>raw.plot</w:t>
        </w:r>
        <w:proofErr w:type="spellEnd"/>
        <w:proofErr w:type="gramEnd"/>
        <w:r w:rsidRPr="00BA4EEC">
          <w:t>()</w:t>
        </w:r>
        <w:r>
          <w:t xml:space="preserve"> command and </w:t>
        </w:r>
      </w:ins>
      <w:ins w:id="678" w:author="Sreekanth  Gopi" w:date="2022-12-11T05:36:00Z">
        <w:r>
          <w:t xml:space="preserve">it could be plotted </w:t>
        </w:r>
      </w:ins>
      <w:ins w:id="679" w:author="Sreekanth  Gopi" w:date="2022-12-11T10:40:00Z">
        <w:r w:rsidR="00EC5561">
          <w:t>in figure 4b.</w:t>
        </w:r>
      </w:ins>
      <w:ins w:id="680" w:author="Sreekanth  Gopi" w:date="2022-12-11T05:35:00Z">
        <w:r>
          <w:t xml:space="preserve"> </w:t>
        </w:r>
      </w:ins>
    </w:p>
    <w:p w14:paraId="6D34D832" w14:textId="63FFF46C" w:rsidR="00E53C7A" w:rsidRDefault="00E53C7A" w:rsidP="00E53C7A">
      <w:pPr>
        <w:autoSpaceDE w:val="0"/>
        <w:autoSpaceDN w:val="0"/>
        <w:adjustRightInd w:val="0"/>
        <w:spacing w:line="360" w:lineRule="auto"/>
        <w:rPr>
          <w:ins w:id="681" w:author="Sreekanth  Gopi" w:date="2022-12-11T05:35:00Z"/>
        </w:rPr>
      </w:pPr>
      <w:ins w:id="682" w:author="Sreekanth  Gopi" w:date="2022-12-11T05:36:00Z">
        <w:r>
          <w:rPr>
            <w:noProof/>
          </w:rPr>
          <w:lastRenderedPageBreak/>
          <mc:AlternateContent>
            <mc:Choice Requires="wps">
              <w:drawing>
                <wp:anchor distT="0" distB="0" distL="114300" distR="114300" simplePos="0" relativeHeight="251674624" behindDoc="0" locked="0" layoutInCell="1" allowOverlap="1" wp14:anchorId="37C46BEC" wp14:editId="4D88D582">
                  <wp:simplePos x="0" y="0"/>
                  <wp:positionH relativeFrom="column">
                    <wp:posOffset>1452282</wp:posOffset>
                  </wp:positionH>
                  <wp:positionV relativeFrom="paragraph">
                    <wp:posOffset>6096000</wp:posOffset>
                  </wp:positionV>
                  <wp:extent cx="3523130" cy="28089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523130" cy="280894"/>
                          </a:xfrm>
                          <a:prstGeom prst="rect">
                            <a:avLst/>
                          </a:prstGeom>
                          <a:solidFill>
                            <a:schemeClr val="lt1"/>
                          </a:solidFill>
                          <a:ln w="6350">
                            <a:noFill/>
                          </a:ln>
                        </wps:spPr>
                        <wps:txbx>
                          <w:txbxContent>
                            <w:p w14:paraId="50BACB74" w14:textId="183F506C" w:rsidR="00E53C7A" w:rsidRDefault="00E53C7A" w:rsidP="00E53C7A">
                              <w:pPr>
                                <w:jc w:val="center"/>
                                <w:rPr>
                                  <w:ins w:id="683" w:author="Sreekanth  Gopi" w:date="2022-12-01T13:06:00Z"/>
                                </w:rPr>
                              </w:pPr>
                              <w:ins w:id="684" w:author="Sreekanth  Gopi" w:date="2022-12-01T13:05:00Z">
                                <w:r>
                                  <w:t xml:space="preserve">Figure </w:t>
                                </w:r>
                              </w:ins>
                              <w:ins w:id="685" w:author="Sreekanth  Gopi" w:date="2022-12-11T10:39:00Z">
                                <w:r w:rsidR="0071111D">
                                  <w:t>4b</w:t>
                                </w:r>
                              </w:ins>
                              <w:ins w:id="686" w:author="Sreekanth  Gopi" w:date="2022-12-01T13:05:00Z">
                                <w:r>
                                  <w:t xml:space="preserve">: </w:t>
                                </w:r>
                              </w:ins>
                              <w:ins w:id="687" w:author="Sreekanth  Gopi" w:date="2022-12-01T13:06:00Z">
                                <w:r>
                                  <w:t>Raw EEG data</w:t>
                                </w:r>
                              </w:ins>
                              <w:ins w:id="688" w:author="Sreekanth  Gopi" w:date="2022-12-01T13:05:00Z">
                                <w:r>
                                  <w:t xml:space="preserve"> </w:t>
                                </w:r>
                              </w:ins>
                              <w:ins w:id="689" w:author="Sreekanth  Gopi" w:date="2022-12-11T05:37:00Z">
                                <w:r>
                                  <w:t>plotted for visual inspection</w:t>
                                </w:r>
                              </w:ins>
                            </w:p>
                            <w:p w14:paraId="291BFB82" w14:textId="77777777" w:rsidR="00E53C7A" w:rsidRDefault="00E53C7A" w:rsidP="00E53C7A">
                              <w:pPr>
                                <w:jc w:val="center"/>
                                <w:pPrChange w:id="690" w:author="Sreekanth  Gopi" w:date="2022-12-11T05:37: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6BEC" id="Text Box 22" o:spid="_x0000_s1028" type="#_x0000_t202" style="position:absolute;margin-left:114.35pt;margin-top:480pt;width:277.4pt;height:2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" fillcolor="white [3201]" stroked="f" strokeweight=".5pt">
                  <v:textbox>
                    <w:txbxContent>
                      <w:p w14:paraId="50BACB74" w14:textId="183F506C" w:rsidR="00E53C7A" w:rsidRDefault="00E53C7A" w:rsidP="00E53C7A">
                        <w:pPr>
                          <w:jc w:val="center"/>
                          <w:rPr>
                            <w:ins w:id="691" w:author="Sreekanth  Gopi" w:date="2022-12-01T13:06:00Z"/>
                          </w:rPr>
                        </w:pPr>
                        <w:ins w:id="692" w:author="Sreekanth  Gopi" w:date="2022-12-01T13:05:00Z">
                          <w:r>
                            <w:t xml:space="preserve">Figure </w:t>
                          </w:r>
                        </w:ins>
                        <w:ins w:id="693" w:author="Sreekanth  Gopi" w:date="2022-12-11T10:39:00Z">
                          <w:r w:rsidR="0071111D">
                            <w:t>4b</w:t>
                          </w:r>
                        </w:ins>
                        <w:ins w:id="694" w:author="Sreekanth  Gopi" w:date="2022-12-01T13:05:00Z">
                          <w:r>
                            <w:t xml:space="preserve">: </w:t>
                          </w:r>
                        </w:ins>
                        <w:ins w:id="695" w:author="Sreekanth  Gopi" w:date="2022-12-01T13:06:00Z">
                          <w:r>
                            <w:t>Raw EEG data</w:t>
                          </w:r>
                        </w:ins>
                        <w:ins w:id="696" w:author="Sreekanth  Gopi" w:date="2022-12-01T13:05:00Z">
                          <w:r>
                            <w:t xml:space="preserve"> </w:t>
                          </w:r>
                        </w:ins>
                        <w:ins w:id="697" w:author="Sreekanth  Gopi" w:date="2022-12-11T05:37:00Z">
                          <w:r>
                            <w:t>plotted for visual inspection</w:t>
                          </w:r>
                        </w:ins>
                      </w:p>
                      <w:p w14:paraId="291BFB82" w14:textId="77777777" w:rsidR="00E53C7A" w:rsidRDefault="00E53C7A" w:rsidP="00E53C7A">
                        <w:pPr>
                          <w:jc w:val="center"/>
                          <w:pPrChange w:id="698" w:author="Sreekanth  Gopi" w:date="2022-12-11T05:37:00Z">
                            <w:pPr/>
                          </w:pPrChange>
                        </w:pPr>
                      </w:p>
                    </w:txbxContent>
                  </v:textbox>
                </v:shape>
              </w:pict>
            </mc:Fallback>
          </mc:AlternateContent>
        </w:r>
      </w:ins>
      <w:ins w:id="699" w:author="Sreekanth  Gopi" w:date="2022-12-11T05:35:00Z">
        <w:r>
          <w:rPr>
            <w:noProof/>
            <w:color w:val="984806" w:themeColor="accent6" w:themeShade="80"/>
          </w:rPr>
          <w:drawing>
            <wp:inline distT="0" distB="0" distL="0" distR="0" wp14:anchorId="662226B9" wp14:editId="47347D72">
              <wp:extent cx="5943600" cy="609282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092825"/>
                      </a:xfrm>
                      <a:prstGeom prst="rect">
                        <a:avLst/>
                      </a:prstGeom>
                    </pic:spPr>
                  </pic:pic>
                </a:graphicData>
              </a:graphic>
            </wp:inline>
          </w:drawing>
        </w:r>
      </w:ins>
    </w:p>
    <w:p w14:paraId="54E4E777" w14:textId="087AA45B" w:rsidR="00E53C7A" w:rsidRDefault="00E53C7A" w:rsidP="00E53C7A">
      <w:pPr>
        <w:autoSpaceDE w:val="0"/>
        <w:autoSpaceDN w:val="0"/>
        <w:adjustRightInd w:val="0"/>
        <w:spacing w:line="360" w:lineRule="auto"/>
        <w:rPr>
          <w:ins w:id="700" w:author="Sreekanth  Gopi" w:date="2022-12-11T05:36:00Z"/>
        </w:rPr>
      </w:pPr>
    </w:p>
    <w:p w14:paraId="1F56F5D8" w14:textId="0E9A6368" w:rsidR="00E53C7A" w:rsidRDefault="00E53C7A" w:rsidP="00E53C7A">
      <w:pPr>
        <w:autoSpaceDE w:val="0"/>
        <w:autoSpaceDN w:val="0"/>
        <w:adjustRightInd w:val="0"/>
        <w:spacing w:line="360" w:lineRule="auto"/>
        <w:rPr>
          <w:ins w:id="701" w:author="Sreekanth  Gopi" w:date="2022-12-11T08:16:00Z"/>
        </w:rPr>
      </w:pPr>
      <w:ins w:id="702" w:author="Sreekanth  Gopi" w:date="2022-12-11T05:35:00Z">
        <w:r>
          <w:t xml:space="preserve">As we can see F4 was a bad channel with flat readings for a long </w:t>
        </w:r>
      </w:ins>
      <w:ins w:id="703" w:author="Sreekanth  Gopi" w:date="2022-12-11T09:43:00Z">
        <w:r w:rsidR="00163B6B">
          <w:t>period</w:t>
        </w:r>
      </w:ins>
      <w:ins w:id="704" w:author="Sreekanth  Gopi" w:date="2022-12-11T05:35:00Z">
        <w:r>
          <w:t xml:space="preserve">. Using visual Inspection, such bad channels </w:t>
        </w:r>
      </w:ins>
      <w:ins w:id="705" w:author="Sreekanth  Gopi" w:date="2022-12-11T05:37:00Z">
        <w:r w:rsidR="00177AEB">
          <w:t>could be</w:t>
        </w:r>
      </w:ins>
      <w:ins w:id="706" w:author="Sreekanth  Gopi" w:date="2022-12-11T05:35:00Z">
        <w:r>
          <w:t xml:space="preserve"> manually removed. </w:t>
        </w:r>
      </w:ins>
    </w:p>
    <w:p w14:paraId="2F708547" w14:textId="77777777" w:rsidR="00BF4A82" w:rsidRDefault="00BF4A82" w:rsidP="00E53C7A">
      <w:pPr>
        <w:autoSpaceDE w:val="0"/>
        <w:autoSpaceDN w:val="0"/>
        <w:adjustRightInd w:val="0"/>
        <w:spacing w:line="360" w:lineRule="auto"/>
        <w:rPr>
          <w:ins w:id="707" w:author="Sreekanth  Gopi" w:date="2022-12-11T05:35:00Z"/>
        </w:rPr>
      </w:pPr>
    </w:p>
    <w:p w14:paraId="13C15D09" w14:textId="5913E74D" w:rsidR="005F6189" w:rsidRDefault="0006677B" w:rsidP="009A3747">
      <w:pPr>
        <w:autoSpaceDE w:val="0"/>
        <w:autoSpaceDN w:val="0"/>
        <w:adjustRightInd w:val="0"/>
        <w:spacing w:line="360" w:lineRule="auto"/>
        <w:rPr>
          <w:ins w:id="708" w:author="Sreekanth  Gopi" w:date="2022-12-11T08:09:00Z"/>
          <w:b/>
          <w:bCs/>
        </w:rPr>
      </w:pPr>
      <w:ins w:id="709" w:author="Sreekanth  Gopi" w:date="2022-12-11T08:09:00Z">
        <w:r>
          <w:rPr>
            <w:b/>
            <w:bCs/>
          </w:rPr>
          <w:t xml:space="preserve">Data Pre-processing: </w:t>
        </w:r>
      </w:ins>
    </w:p>
    <w:p w14:paraId="6B9D60B8" w14:textId="26F5C1B9" w:rsidR="0006677B" w:rsidRPr="0006677B" w:rsidRDefault="00855A27" w:rsidP="009A3747">
      <w:pPr>
        <w:autoSpaceDE w:val="0"/>
        <w:autoSpaceDN w:val="0"/>
        <w:adjustRightInd w:val="0"/>
        <w:spacing w:line="360" w:lineRule="auto"/>
        <w:rPr>
          <w:ins w:id="710" w:author="Sreekanth  Gopi" w:date="2022-12-03T08:17:00Z"/>
          <w:rPrChange w:id="711" w:author="Sreekanth  Gopi" w:date="2022-12-11T08:10:00Z">
            <w:rPr>
              <w:ins w:id="712" w:author="Sreekanth  Gopi" w:date="2022-12-03T08:17:00Z"/>
              <w:b/>
              <w:bCs/>
            </w:rPr>
          </w:rPrChange>
        </w:rPr>
      </w:pPr>
      <w:ins w:id="713" w:author="Sreekanth  Gopi" w:date="2022-12-11T08:34:00Z">
        <w:r w:rsidRPr="00855A27">
          <w:t>Preprocessing is the process of converting unprocessed data into a form that is more suited for further analysis in machine learning. Preprocessing in the context of EEG data typically refers to the removal of noise to bring actual neural signals closer to the tru</w:t>
        </w:r>
      </w:ins>
      <w:ins w:id="714" w:author="Sreekanth  Gopi" w:date="2022-12-11T08:47:00Z">
        <w:r w:rsidR="002813B1">
          <w:t xml:space="preserve">e </w:t>
        </w:r>
        <w:r w:rsidR="00206BC7">
          <w:t xml:space="preserve">brain </w:t>
        </w:r>
        <w:r w:rsidR="002813B1">
          <w:t>frequencies</w:t>
        </w:r>
      </w:ins>
      <w:ins w:id="715" w:author="Sreekanth  Gopi" w:date="2022-12-11T08:34:00Z">
        <w:r w:rsidRPr="00855A27">
          <w:t>.</w:t>
        </w:r>
        <w:r>
          <w:t xml:space="preserve"> </w:t>
        </w:r>
      </w:ins>
      <w:ins w:id="716" w:author="Sreekanth  Gopi" w:date="2022-12-11T08:29:00Z">
        <w:r w:rsidR="000203AB" w:rsidRPr="000203AB">
          <w:t xml:space="preserve">During </w:t>
        </w:r>
        <w:r w:rsidR="000203AB" w:rsidRPr="000203AB">
          <w:lastRenderedPageBreak/>
          <w:t>states of attention, the brain generates EEG waves with correlated signal frequencies that are primarily concentrated below 40 Hz. Therefore, the 2–40 Hz range is the appropriate frequency region for EEG signal data (</w:t>
        </w:r>
        <w:proofErr w:type="spellStart"/>
        <w:r w:rsidR="000203AB" w:rsidRPr="000203AB">
          <w:t>Abeer</w:t>
        </w:r>
        <w:proofErr w:type="spellEnd"/>
        <w:r w:rsidR="000203AB" w:rsidRPr="000203AB">
          <w:t>-Al-</w:t>
        </w:r>
        <w:proofErr w:type="spellStart"/>
        <w:r w:rsidR="000203AB" w:rsidRPr="000203AB">
          <w:t>Nafjan</w:t>
        </w:r>
        <w:proofErr w:type="spellEnd"/>
        <w:r w:rsidR="000203AB" w:rsidRPr="000203AB">
          <w:t xml:space="preserve">, A., &amp; </w:t>
        </w:r>
        <w:proofErr w:type="spellStart"/>
        <w:r w:rsidR="000203AB" w:rsidRPr="000203AB">
          <w:t>Aldayel</w:t>
        </w:r>
        <w:proofErr w:type="spellEnd"/>
        <w:r w:rsidR="000203AB" w:rsidRPr="000203AB">
          <w:t xml:space="preserve">, M., 2022). </w:t>
        </w:r>
        <w:r w:rsidR="000203AB">
          <w:t>And, b</w:t>
        </w:r>
      </w:ins>
      <w:ins w:id="717" w:author="Sreekanth  Gopi" w:date="2022-12-11T08:10:00Z">
        <w:r w:rsidR="0006677B" w:rsidRPr="0006677B">
          <w:rPr>
            <w:rPrChange w:id="718" w:author="Sreekanth  Gopi" w:date="2022-12-11T08:10:00Z">
              <w:rPr>
                <w:b/>
                <w:bCs/>
              </w:rPr>
            </w:rPrChange>
          </w:rPr>
          <w:t xml:space="preserve">y isolating signals from </w:t>
        </w:r>
      </w:ins>
      <w:ins w:id="719" w:author="Sreekanth  Gopi" w:date="2022-12-11T09:43:00Z">
        <w:r w:rsidR="00163B6B">
          <w:t xml:space="preserve">the </w:t>
        </w:r>
      </w:ins>
      <w:ins w:id="720" w:author="Sreekanth  Gopi" w:date="2022-12-11T08:10:00Z">
        <w:r w:rsidR="0006677B" w:rsidRPr="0006677B">
          <w:rPr>
            <w:rPrChange w:id="721" w:author="Sreekanth  Gopi" w:date="2022-12-11T08:10:00Z">
              <w:rPr>
                <w:b/>
                <w:bCs/>
              </w:rPr>
            </w:rPrChange>
          </w:rPr>
          <w:t xml:space="preserve">temporally and functionally unrelated brain and non-brain source processes, Independent Component Analysis (ICA) has </w:t>
        </w:r>
      </w:ins>
      <w:ins w:id="722" w:author="Sreekanth  Gopi" w:date="2022-12-11T09:43:00Z">
        <w:r w:rsidR="00163B6B">
          <w:t xml:space="preserve">been </w:t>
        </w:r>
      </w:ins>
      <w:ins w:id="723" w:author="Sreekanth  Gopi" w:date="2022-12-11T08:10:00Z">
        <w:r w:rsidR="0006677B" w:rsidRPr="0006677B">
          <w:rPr>
            <w:rPrChange w:id="724" w:author="Sreekanth  Gopi" w:date="2022-12-11T08:10:00Z">
              <w:rPr>
                <w:b/>
                <w:bCs/>
              </w:rPr>
            </w:rPrChange>
          </w:rPr>
          <w:t>shown to be a successful data-driven method for studying EEG data, expanding its definition</w:t>
        </w:r>
      </w:ins>
      <w:ins w:id="725" w:author="Sreekanth  Gopi" w:date="2022-12-11T08:17:00Z">
        <w:r w:rsidR="00BF4A82">
          <w:t xml:space="preserve"> (</w:t>
        </w:r>
        <w:proofErr w:type="spellStart"/>
        <w:r w:rsidR="00BF4A82">
          <w:rPr>
            <w:color w:val="000000"/>
          </w:rPr>
          <w:t>Chilkur</w:t>
        </w:r>
        <w:proofErr w:type="spellEnd"/>
        <w:r w:rsidR="00BF4A82">
          <w:rPr>
            <w:color w:val="000000"/>
          </w:rPr>
          <w:t>, T. 2021)</w:t>
        </w:r>
      </w:ins>
      <w:ins w:id="726" w:author="Sreekanth  Gopi" w:date="2022-12-11T08:10:00Z">
        <w:r w:rsidR="0006677B" w:rsidRPr="0006677B">
          <w:rPr>
            <w:rPrChange w:id="727" w:author="Sreekanth  Gopi" w:date="2022-12-11T08:10:00Z">
              <w:rPr>
                <w:b/>
                <w:bCs/>
              </w:rPr>
            </w:rPrChange>
          </w:rPr>
          <w:t>.</w:t>
        </w:r>
        <w:r w:rsidR="0006677B" w:rsidRPr="0006677B">
          <w:rPr>
            <w:rPrChange w:id="728" w:author="Sreekanth  Gopi" w:date="2022-12-11T08:10:00Z">
              <w:rPr>
                <w:b/>
                <w:bCs/>
              </w:rPr>
            </w:rPrChange>
          </w:rPr>
          <w:t xml:space="preserve"> </w:t>
        </w:r>
      </w:ins>
      <w:ins w:id="729" w:author="Sreekanth  Gopi" w:date="2022-12-11T08:29:00Z">
        <w:r w:rsidR="000203AB">
          <w:t xml:space="preserve">Therefore, we chose these methods of filtering and ICA as part of data pre-processing. </w:t>
        </w:r>
      </w:ins>
    </w:p>
    <w:p w14:paraId="1AEDC194" w14:textId="6B03637E" w:rsidR="008E233A" w:rsidRDefault="006F57F2" w:rsidP="006F57F2">
      <w:pPr>
        <w:autoSpaceDE w:val="0"/>
        <w:autoSpaceDN w:val="0"/>
        <w:adjustRightInd w:val="0"/>
        <w:spacing w:line="360" w:lineRule="auto"/>
        <w:rPr>
          <w:ins w:id="730" w:author="Sreekanth  Gopi" w:date="2022-12-01T12:59:00Z"/>
        </w:rPr>
      </w:pPr>
      <w:ins w:id="731" w:author="Sreekanth  Gopi" w:date="2022-11-29T13:12:00Z">
        <w:r w:rsidRPr="006F57F2">
          <w:rPr>
            <w:b/>
            <w:bCs/>
          </w:rPr>
          <w:t xml:space="preserve">Feature selection and extraction: </w:t>
        </w:r>
      </w:ins>
      <w:ins w:id="732" w:author="Sreekanth  Gopi" w:date="2022-12-11T08:31:00Z">
        <w:r w:rsidR="003E30AC" w:rsidRPr="003E30AC">
          <w:rPr>
            <w:rPrChange w:id="733" w:author="Sreekanth  Gopi" w:date="2022-12-11T08:31:00Z">
              <w:rPr>
                <w:b/>
                <w:bCs/>
              </w:rPr>
            </w:rPrChange>
          </w:rPr>
          <w:t xml:space="preserve">Building EEG-based BCI applications </w:t>
        </w:r>
      </w:ins>
      <w:ins w:id="734" w:author="Sreekanth  Gopi" w:date="2022-12-11T10:25:00Z">
        <w:r w:rsidR="00C37D99">
          <w:t>rely</w:t>
        </w:r>
      </w:ins>
      <w:ins w:id="735" w:author="Sreekanth  Gopi" w:date="2022-12-11T08:31:00Z">
        <w:r w:rsidR="003E30AC" w:rsidRPr="003E30AC">
          <w:rPr>
            <w:rPrChange w:id="736" w:author="Sreekanth  Gopi" w:date="2022-12-11T08:31:00Z">
              <w:rPr>
                <w:b/>
                <w:bCs/>
              </w:rPr>
            </w:rPrChange>
          </w:rPr>
          <w:t xml:space="preserve"> greatly on feature extraction. </w:t>
        </w:r>
      </w:ins>
      <w:ins w:id="737" w:author="Sreekanth  Gopi" w:date="2022-12-11T08:34:00Z">
        <w:r w:rsidR="00102E2A" w:rsidRPr="00102E2A">
          <w:t>P</w:t>
        </w:r>
        <w:r w:rsidR="00102E2A" w:rsidRPr="00102E2A">
          <w:t xml:space="preserve">ower spectral density </w:t>
        </w:r>
        <w:r w:rsidR="00102E2A">
          <w:t>(</w:t>
        </w:r>
      </w:ins>
      <w:ins w:id="738" w:author="Sreekanth  Gopi" w:date="2022-12-11T08:31:00Z">
        <w:r w:rsidR="003E30AC" w:rsidRPr="003E30AC">
          <w:rPr>
            <w:rPrChange w:id="739" w:author="Sreekanth  Gopi" w:date="2022-12-11T08:31:00Z">
              <w:rPr>
                <w:b/>
                <w:bCs/>
              </w:rPr>
            </w:rPrChange>
          </w:rPr>
          <w:t>PSD</w:t>
        </w:r>
      </w:ins>
      <w:ins w:id="740" w:author="Sreekanth  Gopi" w:date="2022-12-11T08:35:00Z">
        <w:r w:rsidR="00102E2A">
          <w:t>)</w:t>
        </w:r>
      </w:ins>
      <w:ins w:id="741" w:author="Sreekanth  Gopi" w:date="2022-12-11T08:31:00Z">
        <w:r w:rsidR="003E30AC" w:rsidRPr="003E30AC">
          <w:rPr>
            <w:rPrChange w:id="742" w:author="Sreekanth  Gopi" w:date="2022-12-11T08:31:00Z">
              <w:rPr>
                <w:b/>
                <w:bCs/>
              </w:rPr>
            </w:rPrChange>
          </w:rPr>
          <w:t xml:space="preserve"> is a frequency-based measure of signal strength. It is based on frequency domain analysis and is one of the most often used feature extraction techniques in EEG-based research</w:t>
        </w:r>
        <w:r w:rsidR="003E30AC" w:rsidRPr="003E30AC">
          <w:t xml:space="preserve"> </w:t>
        </w:r>
        <w:r w:rsidR="003E30AC" w:rsidRPr="003E30AC">
          <w:t>data (</w:t>
        </w:r>
        <w:proofErr w:type="spellStart"/>
        <w:r w:rsidR="003E30AC" w:rsidRPr="003E30AC">
          <w:t>Abeer</w:t>
        </w:r>
        <w:proofErr w:type="spellEnd"/>
        <w:r w:rsidR="003E30AC" w:rsidRPr="003E30AC">
          <w:t>-Al-</w:t>
        </w:r>
        <w:proofErr w:type="spellStart"/>
        <w:r w:rsidR="003E30AC" w:rsidRPr="003E30AC">
          <w:t>Nafjan</w:t>
        </w:r>
        <w:proofErr w:type="spellEnd"/>
        <w:r w:rsidR="003E30AC" w:rsidRPr="003E30AC">
          <w:t xml:space="preserve">, A., &amp; </w:t>
        </w:r>
        <w:proofErr w:type="spellStart"/>
        <w:r w:rsidR="003E30AC" w:rsidRPr="003E30AC">
          <w:t>Aldayel</w:t>
        </w:r>
        <w:proofErr w:type="spellEnd"/>
        <w:r w:rsidR="003E30AC" w:rsidRPr="003E30AC">
          <w:t>, M., 2022)</w:t>
        </w:r>
        <w:r w:rsidR="003E30AC" w:rsidRPr="003E30AC">
          <w:rPr>
            <w:rPrChange w:id="743" w:author="Sreekanth  Gopi" w:date="2022-12-11T08:31:00Z">
              <w:rPr>
                <w:b/>
                <w:bCs/>
              </w:rPr>
            </w:rPrChange>
          </w:rPr>
          <w:t>. Using the PSD method, data is converted from the time domain to the frequency domain and back again. The fast Fourier transform (FFT), which measures the discrete transformation of a Fourier series and its opposite, is the foundation for this conversion</w:t>
        </w:r>
      </w:ins>
      <w:ins w:id="744" w:author="Sreekanth  Gopi" w:date="2022-12-11T08:32:00Z">
        <w:r w:rsidR="003E30AC">
          <w:t xml:space="preserve"> </w:t>
        </w:r>
        <w:r w:rsidR="003E30AC" w:rsidRPr="003E30AC">
          <w:t>data (</w:t>
        </w:r>
        <w:proofErr w:type="spellStart"/>
        <w:r w:rsidR="003E30AC" w:rsidRPr="003E30AC">
          <w:t>Abeer</w:t>
        </w:r>
        <w:proofErr w:type="spellEnd"/>
        <w:r w:rsidR="003E30AC" w:rsidRPr="003E30AC">
          <w:t>-Al-</w:t>
        </w:r>
        <w:proofErr w:type="spellStart"/>
        <w:r w:rsidR="003E30AC" w:rsidRPr="003E30AC">
          <w:t>Nafjan</w:t>
        </w:r>
        <w:proofErr w:type="spellEnd"/>
        <w:r w:rsidR="003E30AC" w:rsidRPr="003E30AC">
          <w:t xml:space="preserve">, A., &amp; </w:t>
        </w:r>
        <w:proofErr w:type="spellStart"/>
        <w:r w:rsidR="003E30AC" w:rsidRPr="003E30AC">
          <w:t>Aldayel</w:t>
        </w:r>
        <w:proofErr w:type="spellEnd"/>
        <w:r w:rsidR="003E30AC" w:rsidRPr="003E30AC">
          <w:t>, M., 2022)</w:t>
        </w:r>
      </w:ins>
      <w:ins w:id="745" w:author="Sreekanth  Gopi" w:date="2022-12-11T08:31:00Z">
        <w:r w:rsidR="003E30AC" w:rsidRPr="003E30AC">
          <w:rPr>
            <w:rPrChange w:id="746" w:author="Sreekanth  Gopi" w:date="2022-12-11T08:31:00Z">
              <w:rPr>
                <w:b/>
                <w:bCs/>
              </w:rPr>
            </w:rPrChange>
          </w:rPr>
          <w:t>.</w:t>
        </w:r>
        <w:r w:rsidR="003E30AC" w:rsidRPr="003E30AC">
          <w:rPr>
            <w:rPrChange w:id="747" w:author="Sreekanth  Gopi" w:date="2022-12-11T08:31:00Z">
              <w:rPr>
                <w:b/>
                <w:bCs/>
              </w:rPr>
            </w:rPrChange>
          </w:rPr>
          <w:t xml:space="preserve"> </w:t>
        </w:r>
      </w:ins>
      <w:ins w:id="748" w:author="Sreekanth  Gopi" w:date="2022-12-01T13:11:00Z">
        <w:r w:rsidR="000768C7" w:rsidRPr="00420B32">
          <w:t>Main frequency band</w:t>
        </w:r>
        <w:r w:rsidR="00F24F1C">
          <w:t xml:space="preserve"> frequencies</w:t>
        </w:r>
        <w:r w:rsidR="000768C7" w:rsidRPr="00420B32">
          <w:t xml:space="preserve"> </w:t>
        </w:r>
      </w:ins>
      <w:ins w:id="749" w:author="Sreekanth  Gopi" w:date="2022-12-01T13:12:00Z">
        <w:r w:rsidR="00F24F1C" w:rsidRPr="00420B32">
          <w:t>existing</w:t>
        </w:r>
      </w:ins>
      <w:ins w:id="750" w:author="Sreekanth  Gopi" w:date="2022-12-01T13:11:00Z">
        <w:r w:rsidR="000768C7" w:rsidRPr="00420B32">
          <w:t xml:space="preserve"> in human brain activity</w:t>
        </w:r>
        <w:r w:rsidR="000768C7">
          <w:t xml:space="preserve"> are displayed in figure 5 </w:t>
        </w:r>
        <w:r w:rsidR="000768C7" w:rsidRPr="00420B32">
          <w:t>(Moreno Escobar, J. J. et al., 2020).</w:t>
        </w:r>
        <w:r w:rsidR="000768C7">
          <w:t xml:space="preserve"> </w:t>
        </w:r>
      </w:ins>
      <w:ins w:id="751" w:author="Sreekanth  Gopi" w:date="2022-12-01T12:58:00Z">
        <w:r w:rsidR="00BC4867">
          <w:t>P</w:t>
        </w:r>
        <w:r w:rsidR="00BC4867" w:rsidRPr="006F57F2">
          <w:t xml:space="preserve">ower spectral density </w:t>
        </w:r>
        <w:r w:rsidR="00BC4867">
          <w:t>was e</w:t>
        </w:r>
      </w:ins>
      <w:ins w:id="752" w:author="Sreekanth  Gopi" w:date="2022-11-29T13:12:00Z">
        <w:r w:rsidRPr="006F57F2">
          <w:t>stimated using Welch</w:t>
        </w:r>
      </w:ins>
      <w:ins w:id="753" w:author="Sreekanth  Gopi" w:date="2022-12-01T10:28:00Z">
        <w:r w:rsidR="00433A30">
          <w:t>’</w:t>
        </w:r>
      </w:ins>
      <w:ins w:id="754" w:author="Sreekanth  Gopi" w:date="2022-11-29T13:12:00Z">
        <w:r w:rsidRPr="006F57F2">
          <w:t>s method</w:t>
        </w:r>
      </w:ins>
      <w:ins w:id="755" w:author="Sreekanth  Gopi" w:date="2022-12-01T12:58:00Z">
        <w:r w:rsidR="00BC4867">
          <w:t xml:space="preserve"> to c</w:t>
        </w:r>
      </w:ins>
      <w:ins w:id="756" w:author="Sreekanth  Gopi" w:date="2022-11-29T13:12:00Z">
        <w:r w:rsidRPr="006F57F2">
          <w:t xml:space="preserve">ompute the absolute power </w:t>
        </w:r>
      </w:ins>
      <w:ins w:id="757" w:author="Sreekanth  Gopi" w:date="2022-12-01T12:58:00Z">
        <w:r w:rsidR="00BC4867">
          <w:t xml:space="preserve">of the brain signal frequencies </w:t>
        </w:r>
      </w:ins>
      <w:ins w:id="758" w:author="Sreekanth  Gopi" w:date="2022-11-29T13:12:00Z">
        <w:r w:rsidRPr="006F57F2">
          <w:t xml:space="preserve">by approximating the area under the curve. Band powers of Alpha (α), Beta (β), Gamma (γ), Delta (δ), and Theta (θ) bands were extracted </w:t>
        </w:r>
      </w:ins>
      <w:ins w:id="759" w:author="Sreekanth  Gopi" w:date="2022-12-11T06:15:00Z">
        <w:r w:rsidR="00DD03E1">
          <w:t xml:space="preserve">(Figure </w:t>
        </w:r>
      </w:ins>
      <w:ins w:id="760" w:author="Sreekanth  Gopi" w:date="2022-12-11T10:39:00Z">
        <w:r w:rsidR="00D00ED6">
          <w:t>5</w:t>
        </w:r>
      </w:ins>
      <w:ins w:id="761" w:author="Sreekanth  Gopi" w:date="2022-12-11T06:15:00Z">
        <w:r w:rsidR="00DD03E1">
          <w:t xml:space="preserve">) </w:t>
        </w:r>
      </w:ins>
      <w:ins w:id="762" w:author="Sreekanth  Gopi" w:date="2022-11-29T13:12:00Z">
        <w:r w:rsidRPr="006F57F2">
          <w:t xml:space="preserve">as they help in the identification of ADHD. </w:t>
        </w:r>
      </w:ins>
    </w:p>
    <w:p w14:paraId="04F734B0" w14:textId="38C44F0C" w:rsidR="008E233A" w:rsidRDefault="003A0B17">
      <w:pPr>
        <w:autoSpaceDE w:val="0"/>
        <w:autoSpaceDN w:val="0"/>
        <w:adjustRightInd w:val="0"/>
        <w:spacing w:line="360" w:lineRule="auto"/>
        <w:jc w:val="center"/>
        <w:rPr>
          <w:ins w:id="763" w:author="Sreekanth  Gopi" w:date="2022-12-01T13:00:00Z"/>
        </w:rPr>
        <w:pPrChange w:id="764" w:author="Sreekanth  Gopi" w:date="2022-12-01T13:05:00Z">
          <w:pPr>
            <w:autoSpaceDE w:val="0"/>
            <w:autoSpaceDN w:val="0"/>
            <w:adjustRightInd w:val="0"/>
            <w:spacing w:line="360" w:lineRule="auto"/>
          </w:pPr>
        </w:pPrChange>
      </w:pPr>
      <w:ins w:id="765" w:author="Sreekanth  Gopi" w:date="2022-12-01T13:05:00Z">
        <w:r>
          <w:rPr>
            <w:noProof/>
          </w:rPr>
          <mc:AlternateContent>
            <mc:Choice Requires="wps">
              <w:drawing>
                <wp:anchor distT="0" distB="0" distL="114300" distR="114300" simplePos="0" relativeHeight="251662336" behindDoc="0" locked="0" layoutInCell="1" allowOverlap="1" wp14:anchorId="5E195680" wp14:editId="1BD883F6">
                  <wp:simplePos x="0" y="0"/>
                  <wp:positionH relativeFrom="column">
                    <wp:posOffset>1219200</wp:posOffset>
                  </wp:positionH>
                  <wp:positionV relativeFrom="paragraph">
                    <wp:posOffset>1960282</wp:posOffset>
                  </wp:positionV>
                  <wp:extent cx="3233271" cy="280894"/>
                  <wp:effectExtent l="0" t="0" r="5715" b="0"/>
                  <wp:wrapNone/>
                  <wp:docPr id="15" name="Text Box 15"/>
                  <wp:cNvGraphicFramePr/>
                  <a:graphic xmlns:a="http://schemas.openxmlformats.org/drawingml/2006/main">
                    <a:graphicData uri="http://schemas.microsoft.com/office/word/2010/wordprocessingShape">
                      <wps:wsp>
                        <wps:cNvSpPr txBox="1"/>
                        <wps:spPr>
                          <a:xfrm>
                            <a:off x="0" y="0"/>
                            <a:ext cx="3233271" cy="280894"/>
                          </a:xfrm>
                          <a:prstGeom prst="rect">
                            <a:avLst/>
                          </a:prstGeom>
                          <a:solidFill>
                            <a:schemeClr val="lt1"/>
                          </a:solidFill>
                          <a:ln w="6350">
                            <a:noFill/>
                          </a:ln>
                        </wps:spPr>
                        <wps:txbx>
                          <w:txbxContent>
                            <w:p w14:paraId="6CA98A4B" w14:textId="679877C9" w:rsidR="003A0B17" w:rsidRDefault="003A0B17">
                              <w:pPr>
                                <w:jc w:val="center"/>
                                <w:pPrChange w:id="766" w:author="Sreekanth  Gopi" w:date="2022-12-01T13:05:00Z">
                                  <w:pPr/>
                                </w:pPrChange>
                              </w:pPr>
                              <w:ins w:id="767" w:author="Sreekanth  Gopi" w:date="2022-12-01T13:05:00Z">
                                <w:r>
                                  <w:t xml:space="preserve">Figure </w:t>
                                </w:r>
                              </w:ins>
                              <w:ins w:id="768" w:author="Sreekanth  Gopi" w:date="2022-12-11T10:39:00Z">
                                <w:r w:rsidR="00D00ED6">
                                  <w:t>5</w:t>
                                </w:r>
                              </w:ins>
                              <w:ins w:id="769" w:author="Sreekanth  Gopi" w:date="2022-12-01T13:05:00Z">
                                <w:r>
                                  <w:t>: Frequency bands in human brain waves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5680" id="Text Box 15" o:spid="_x0000_s1029" type="#_x0000_t202" style="position:absolute;left:0;text-align:left;margin-left:96pt;margin-top:154.35pt;width:254.6pt;height:2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" fillcolor="white [3201]" stroked="f" strokeweight=".5pt">
                  <v:textbox>
                    <w:txbxContent>
                      <w:p w14:paraId="6CA98A4B" w14:textId="679877C9" w:rsidR="003A0B17" w:rsidRDefault="003A0B17">
                        <w:pPr>
                          <w:jc w:val="center"/>
                          <w:pPrChange w:id="770" w:author="Sreekanth  Gopi" w:date="2022-12-01T13:05:00Z">
                            <w:pPr/>
                          </w:pPrChange>
                        </w:pPr>
                        <w:ins w:id="771" w:author="Sreekanth  Gopi" w:date="2022-12-01T13:05:00Z">
                          <w:r>
                            <w:t xml:space="preserve">Figure </w:t>
                          </w:r>
                        </w:ins>
                        <w:ins w:id="772" w:author="Sreekanth  Gopi" w:date="2022-12-11T10:39:00Z">
                          <w:r w:rsidR="00D00ED6">
                            <w:t>5</w:t>
                          </w:r>
                        </w:ins>
                        <w:ins w:id="773" w:author="Sreekanth  Gopi" w:date="2022-12-01T13:05:00Z">
                          <w:r>
                            <w:t>: Frequency bands in human brain waves</w:t>
                          </w:r>
                        </w:ins>
                      </w:p>
                    </w:txbxContent>
                  </v:textbox>
                </v:shape>
              </w:pict>
            </mc:Fallback>
          </mc:AlternateContent>
        </w:r>
      </w:ins>
      <w:ins w:id="774" w:author="Sreekanth  Gopi" w:date="2022-12-01T12:59:00Z">
        <w:r w:rsidR="008E233A">
          <w:rPr>
            <w:noProof/>
          </w:rPr>
          <w:drawing>
            <wp:inline distT="0" distB="0" distL="0" distR="0" wp14:anchorId="6E05B0C0" wp14:editId="0EE40758">
              <wp:extent cx="2616200" cy="19558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200" cy="1955800"/>
                      </a:xfrm>
                      <a:prstGeom prst="rect">
                        <a:avLst/>
                      </a:prstGeom>
                    </pic:spPr>
                  </pic:pic>
                </a:graphicData>
              </a:graphic>
            </wp:inline>
          </w:drawing>
        </w:r>
      </w:ins>
    </w:p>
    <w:p w14:paraId="7F5DF703" w14:textId="63FC8827" w:rsidR="006E54BA" w:rsidRDefault="006E54BA" w:rsidP="006E54BA">
      <w:pPr>
        <w:autoSpaceDE w:val="0"/>
        <w:autoSpaceDN w:val="0"/>
        <w:adjustRightInd w:val="0"/>
        <w:spacing w:line="360" w:lineRule="auto"/>
        <w:rPr>
          <w:ins w:id="775" w:author="Sreekanth  Gopi" w:date="2022-12-01T13:09:00Z"/>
        </w:rPr>
      </w:pPr>
    </w:p>
    <w:p w14:paraId="6A002C36" w14:textId="77777777" w:rsidR="00420B32" w:rsidRDefault="00420B32" w:rsidP="006E54BA">
      <w:pPr>
        <w:autoSpaceDE w:val="0"/>
        <w:autoSpaceDN w:val="0"/>
        <w:adjustRightInd w:val="0"/>
        <w:spacing w:line="360" w:lineRule="auto"/>
        <w:rPr>
          <w:ins w:id="776" w:author="Sreekanth  Gopi" w:date="2022-12-01T13:05:00Z"/>
        </w:rPr>
      </w:pPr>
    </w:p>
    <w:p w14:paraId="02C06581" w14:textId="09C35E68" w:rsidR="006F57F2" w:rsidRPr="006F57F2" w:rsidRDefault="000D5D6E" w:rsidP="006F57F2">
      <w:pPr>
        <w:autoSpaceDE w:val="0"/>
        <w:autoSpaceDN w:val="0"/>
        <w:adjustRightInd w:val="0"/>
        <w:spacing w:line="360" w:lineRule="auto"/>
        <w:rPr>
          <w:ins w:id="777" w:author="Sreekanth  Gopi" w:date="2022-11-29T13:12:00Z"/>
        </w:rPr>
      </w:pPr>
      <w:ins w:id="778" w:author="Sreekanth  Gopi" w:date="2022-12-01T13:12:00Z">
        <w:r>
          <w:t xml:space="preserve">Thereafter, </w:t>
        </w:r>
      </w:ins>
      <w:ins w:id="779" w:author="Sreekanth  Gopi" w:date="2022-11-29T14:14:00Z">
        <w:r w:rsidR="00565E8A" w:rsidRPr="00565E8A">
          <w:t xml:space="preserve">CSV files were created for each channel which </w:t>
        </w:r>
      </w:ins>
      <w:ins w:id="780" w:author="Sreekanth  Gopi" w:date="2022-12-11T09:43:00Z">
        <w:r w:rsidR="00163B6B">
          <w:t>contains</w:t>
        </w:r>
      </w:ins>
      <w:ins w:id="781" w:author="Sreekanth  Gopi" w:date="2022-11-29T14:14:00Z">
        <w:r w:rsidR="00565E8A" w:rsidRPr="00565E8A">
          <w:t xml:space="preserve"> the absolute band wave values</w:t>
        </w:r>
      </w:ins>
      <w:ins w:id="782" w:author="Sreekanth  Gopi" w:date="2022-12-01T13:14:00Z">
        <w:r>
          <w:t xml:space="preserve">. </w:t>
        </w:r>
      </w:ins>
      <w:ins w:id="783" w:author="Sreekanth  Gopi" w:date="2022-12-01T13:15:00Z">
        <w:r>
          <w:t xml:space="preserve">We </w:t>
        </w:r>
        <w:r w:rsidRPr="000D5D6E">
          <w:t xml:space="preserve">concatenated </w:t>
        </w:r>
        <w:r>
          <w:t xml:space="preserve">as per the binary class into ADHD and non-ADHD and </w:t>
        </w:r>
      </w:ins>
      <w:ins w:id="784" w:author="Sreekanth  Gopi" w:date="2022-12-01T13:14:00Z">
        <w:r>
          <w:t xml:space="preserve">a new dataset </w:t>
        </w:r>
        <w:r>
          <w:lastRenderedPageBreak/>
          <w:t xml:space="preserve">was created with </w:t>
        </w:r>
      </w:ins>
      <w:ins w:id="785" w:author="Sreekanth  Gopi" w:date="2022-12-01T13:18:00Z">
        <w:r w:rsidR="00563EF4">
          <w:t>extracted</w:t>
        </w:r>
      </w:ins>
      <w:ins w:id="786" w:author="Sreekanth  Gopi" w:date="2022-12-01T13:14:00Z">
        <w:r>
          <w:t xml:space="preserve"> band waves</w:t>
        </w:r>
      </w:ins>
      <w:ins w:id="787" w:author="Sreekanth  Gopi" w:date="2022-12-01T13:18:00Z">
        <w:r w:rsidR="00563EF4">
          <w:t xml:space="preserve"> </w:t>
        </w:r>
        <w:r w:rsidR="00563EF4" w:rsidRPr="006F57F2">
          <w:t>using the TensorFlow library</w:t>
        </w:r>
      </w:ins>
      <w:ins w:id="788" w:author="Sreekanth  Gopi" w:date="2022-11-29T14:14:00Z">
        <w:r w:rsidR="00565E8A" w:rsidRPr="00565E8A">
          <w:t xml:space="preserve">. These values were fed into the ML models thereafter. </w:t>
        </w:r>
      </w:ins>
      <w:ins w:id="789" w:author="Sreekanth  Gopi" w:date="2022-12-01T13:16:00Z">
        <w:r w:rsidR="0033704E" w:rsidRPr="0033704E">
          <w:t xml:space="preserve">As </w:t>
        </w:r>
        <w:r w:rsidR="0033704E">
          <w:t xml:space="preserve">mentioned before, </w:t>
        </w:r>
        <w:r w:rsidR="0033704E" w:rsidRPr="0033704E">
          <w:t>theta activity increases</w:t>
        </w:r>
      </w:ins>
      <w:ins w:id="790" w:author="Sreekanth  Gopi" w:date="2022-12-11T09:43:00Z">
        <w:r w:rsidR="00163B6B">
          <w:t>,</w:t>
        </w:r>
      </w:ins>
      <w:ins w:id="791" w:author="Sreekanth  Gopi" w:date="2022-12-01T13:16:00Z">
        <w:r w:rsidR="0033704E" w:rsidRPr="0033704E">
          <w:t xml:space="preserve"> and beta activity in the brain dramatically reduces in ADHD, Theta to Beta ratio is a good indication of ADHD. </w:t>
        </w:r>
        <w:r w:rsidR="0033704E">
          <w:t>Thus,</w:t>
        </w:r>
      </w:ins>
      <w:ins w:id="792" w:author="Sreekanth  Gopi" w:date="2022-11-29T13:12:00Z">
        <w:r w:rsidR="006F57F2" w:rsidRPr="001F4D42">
          <w:t xml:space="preserve"> a spectral analysis was done on theta/beta ratio (TBR) </w:t>
        </w:r>
      </w:ins>
      <w:ins w:id="793" w:author="Sreekanth  Gopi" w:date="2022-12-01T10:28:00Z">
        <w:r w:rsidR="00433A30">
          <w:t>–</w:t>
        </w:r>
      </w:ins>
      <w:ins w:id="794" w:author="Sreekanth  Gopi" w:date="2022-11-29T13:12:00Z">
        <w:r w:rsidR="006F57F2" w:rsidRPr="001F4D42">
          <w:t xml:space="preserve"> an index of inattention</w:t>
        </w:r>
      </w:ins>
      <w:ins w:id="795" w:author="Sreekanth  Gopi" w:date="2022-12-01T13:16:00Z">
        <w:r w:rsidR="0033704E">
          <w:t xml:space="preserve"> and we </w:t>
        </w:r>
      </w:ins>
      <w:ins w:id="796" w:author="Sreekanth  Gopi" w:date="2022-12-01T13:17:00Z">
        <w:r w:rsidR="00BC7A71">
          <w:t xml:space="preserve">inputted </w:t>
        </w:r>
      </w:ins>
      <w:ins w:id="797" w:author="Sreekanth  Gopi" w:date="2022-12-01T13:16:00Z">
        <w:r w:rsidR="0033704E">
          <w:t>the model with this data as well</w:t>
        </w:r>
      </w:ins>
      <w:ins w:id="798" w:author="Sreekanth  Gopi" w:date="2022-11-29T13:12:00Z">
        <w:r w:rsidR="006F57F2" w:rsidRPr="001F4D42">
          <w:t>.</w:t>
        </w:r>
        <w:r w:rsidR="006F57F2" w:rsidRPr="006F57F2">
          <w:t xml:space="preserve"> </w:t>
        </w:r>
      </w:ins>
    </w:p>
    <w:p w14:paraId="2A02BEBC" w14:textId="4D839873" w:rsidR="006F57F2" w:rsidRPr="006F57F2" w:rsidRDefault="006F57F2" w:rsidP="00901A2B">
      <w:pPr>
        <w:autoSpaceDE w:val="0"/>
        <w:autoSpaceDN w:val="0"/>
        <w:adjustRightInd w:val="0"/>
        <w:spacing w:line="360" w:lineRule="auto"/>
        <w:rPr>
          <w:ins w:id="799" w:author="Sreekanth  Gopi" w:date="2022-11-29T13:12:00Z"/>
        </w:rPr>
      </w:pPr>
      <w:ins w:id="800" w:author="Sreekanth  Gopi" w:date="2022-11-29T13:12:00Z">
        <w:r w:rsidRPr="006F57F2">
          <w:rPr>
            <w:b/>
            <w:bCs/>
          </w:rPr>
          <w:t xml:space="preserve">Development and training of </w:t>
        </w:r>
      </w:ins>
      <w:ins w:id="801" w:author="Sreekanth  Gopi" w:date="2022-11-29T19:48:00Z">
        <w:r w:rsidR="00794AEB">
          <w:rPr>
            <w:b/>
            <w:bCs/>
          </w:rPr>
          <w:t>MLP</w:t>
        </w:r>
      </w:ins>
      <w:ins w:id="802" w:author="Sreekanth  Gopi" w:date="2022-11-29T13:12:00Z">
        <w:r w:rsidRPr="006F57F2">
          <w:rPr>
            <w:b/>
            <w:bCs/>
          </w:rPr>
          <w:t xml:space="preserve"> classifier</w:t>
        </w:r>
      </w:ins>
      <w:ins w:id="803" w:author="Sreekanth  Gopi" w:date="2022-12-01T10:05:00Z">
        <w:r w:rsidR="00F75F1E">
          <w:rPr>
            <w:b/>
            <w:bCs/>
          </w:rPr>
          <w:t xml:space="preserve"> in Python</w:t>
        </w:r>
      </w:ins>
      <w:ins w:id="804" w:author="Sreekanth  Gopi" w:date="2022-11-29T13:12:00Z">
        <w:r w:rsidRPr="006F57F2">
          <w:rPr>
            <w:b/>
            <w:bCs/>
          </w:rPr>
          <w:t xml:space="preserve">:  </w:t>
        </w:r>
      </w:ins>
      <w:ins w:id="805" w:author="Sreekanth  Gopi" w:date="2022-12-01T13:18:00Z">
        <w:r w:rsidR="00563EF4">
          <w:t xml:space="preserve">A </w:t>
        </w:r>
      </w:ins>
      <w:ins w:id="806" w:author="Sreekanth  Gopi" w:date="2022-11-29T13:12:00Z">
        <w:r w:rsidRPr="006F57F2">
          <w:t xml:space="preserve">neural network model was made using TensorFlow and </w:t>
        </w:r>
        <w:proofErr w:type="spellStart"/>
        <w:r w:rsidRPr="006F57F2">
          <w:t>Keras</w:t>
        </w:r>
        <w:proofErr w:type="spellEnd"/>
        <w:r w:rsidRPr="006F57F2">
          <w:t xml:space="preserve"> libraries. The model was then optimized, and the loss function was estimated using Stochastic Gradient descent. </w:t>
        </w:r>
      </w:ins>
      <w:ins w:id="807" w:author="Sreekanth  Gopi" w:date="2022-12-11T09:43:00Z">
        <w:r w:rsidR="00163B6B">
          <w:t xml:space="preserve">The </w:t>
        </w:r>
      </w:ins>
      <w:ins w:id="808" w:author="Sreekanth  Gopi" w:date="2022-11-29T13:22:00Z">
        <w:r w:rsidR="00901A2B" w:rsidRPr="00901A2B">
          <w:t>Binary Cross Entropy loss function was used for optimization using Stochastic Gradient descent. Thereafter, the model was trained (Train</w:t>
        </w:r>
        <w:r w:rsidR="00901A2B">
          <w:t xml:space="preserve"> </w:t>
        </w:r>
        <w:r w:rsidR="00901A2B" w:rsidRPr="00901A2B">
          <w:t xml:space="preserve">Set – </w:t>
        </w:r>
        <w:r w:rsidR="00901A2B">
          <w:t>80%</w:t>
        </w:r>
        <w:r w:rsidR="00901A2B" w:rsidRPr="00901A2B">
          <w:t xml:space="preserve">, </w:t>
        </w:r>
      </w:ins>
      <w:ins w:id="809" w:author="Sreekanth  Gopi" w:date="2022-12-01T10:05:00Z">
        <w:r w:rsidR="00AC527B" w:rsidRPr="00901A2B">
          <w:t>Validation</w:t>
        </w:r>
        <w:r w:rsidR="00AC527B">
          <w:t xml:space="preserve"> Set</w:t>
        </w:r>
      </w:ins>
      <w:ins w:id="810" w:author="Sreekanth  Gopi" w:date="2022-11-29T13:22:00Z">
        <w:r w:rsidR="00901A2B" w:rsidRPr="00901A2B">
          <w:t xml:space="preserve"> – </w:t>
        </w:r>
        <w:r w:rsidR="00901A2B">
          <w:t>10%</w:t>
        </w:r>
        <w:r w:rsidR="00901A2B" w:rsidRPr="00901A2B">
          <w:t xml:space="preserve">, &amp; </w:t>
        </w:r>
        <w:proofErr w:type="spellStart"/>
        <w:r w:rsidR="00901A2B" w:rsidRPr="00901A2B">
          <w:t>TestSet</w:t>
        </w:r>
        <w:proofErr w:type="spellEnd"/>
        <w:r w:rsidR="00901A2B" w:rsidRPr="00901A2B">
          <w:t xml:space="preserve"> </w:t>
        </w:r>
        <w:r w:rsidR="00901A2B">
          <w:t>10%</w:t>
        </w:r>
        <w:r w:rsidR="00901A2B" w:rsidRPr="00901A2B">
          <w:t xml:space="preserve">) with a Batch size </w:t>
        </w:r>
      </w:ins>
      <w:ins w:id="811" w:author="Sreekanth  Gopi" w:date="2022-11-29T13:23:00Z">
        <w:r w:rsidR="00901A2B">
          <w:t>of</w:t>
        </w:r>
      </w:ins>
      <w:ins w:id="812" w:author="Sreekanth  Gopi" w:date="2022-11-29T13:22:00Z">
        <w:r w:rsidR="00901A2B" w:rsidRPr="00901A2B">
          <w:t xml:space="preserve"> 32</w:t>
        </w:r>
      </w:ins>
      <w:ins w:id="813" w:author="Sreekanth  Gopi" w:date="2022-11-29T13:23:00Z">
        <w:r w:rsidR="00901A2B">
          <w:t xml:space="preserve"> and </w:t>
        </w:r>
      </w:ins>
      <w:ins w:id="814" w:author="Sreekanth  Gopi" w:date="2022-11-29T13:22:00Z">
        <w:r w:rsidR="00901A2B" w:rsidRPr="00901A2B">
          <w:t xml:space="preserve">epochs </w:t>
        </w:r>
      </w:ins>
      <w:ins w:id="815" w:author="Sreekanth  Gopi" w:date="2022-11-29T13:23:00Z">
        <w:r w:rsidR="00901A2B">
          <w:t>of</w:t>
        </w:r>
      </w:ins>
      <w:ins w:id="816" w:author="Sreekanth  Gopi" w:date="2022-11-29T13:22:00Z">
        <w:r w:rsidR="00901A2B" w:rsidRPr="00901A2B">
          <w:t xml:space="preserve"> 200</w:t>
        </w:r>
      </w:ins>
      <w:ins w:id="817" w:author="Sreekanth  Gopi" w:date="2022-12-01T10:05:00Z">
        <w:r w:rsidR="00DD45B6">
          <w:t xml:space="preserve"> to perform binary classification</w:t>
        </w:r>
      </w:ins>
      <w:ins w:id="818" w:author="Sreekanth  Gopi" w:date="2022-11-29T13:23:00Z">
        <w:r w:rsidR="00901A2B">
          <w:t>.</w:t>
        </w:r>
      </w:ins>
    </w:p>
    <w:p w14:paraId="7CCED167" w14:textId="35E40D23" w:rsidR="0025513B" w:rsidRDefault="006F57F2" w:rsidP="006F57F2">
      <w:pPr>
        <w:autoSpaceDE w:val="0"/>
        <w:autoSpaceDN w:val="0"/>
        <w:adjustRightInd w:val="0"/>
        <w:spacing w:line="360" w:lineRule="auto"/>
        <w:rPr>
          <w:ins w:id="819" w:author="Sreekanth  Gopi" w:date="2022-12-01T13:24:00Z"/>
        </w:rPr>
      </w:pPr>
      <w:ins w:id="820" w:author="Sreekanth  Gopi" w:date="2022-11-29T13:12:00Z">
        <w:r w:rsidRPr="006F57F2">
          <w:rPr>
            <w:b/>
            <w:bCs/>
          </w:rPr>
          <w:t xml:space="preserve">Model Evaluation: </w:t>
        </w:r>
        <w:r w:rsidRPr="006F57F2">
          <w:t xml:space="preserve">Then this model was tested using the partitioned test data set and accuracy were calculated. A confusion matrix also was created from </w:t>
        </w:r>
        <w:proofErr w:type="spellStart"/>
        <w:r w:rsidRPr="006F57F2">
          <w:t>sklearn</w:t>
        </w:r>
        <w:proofErr w:type="spellEnd"/>
        <w:r w:rsidRPr="006F57F2">
          <w:t xml:space="preserve"> library functions to visualize the performance of the classification. </w:t>
        </w:r>
      </w:ins>
      <w:ins w:id="821" w:author="Sreekanth  Gopi" w:date="2022-12-11T09:44:00Z">
        <w:r w:rsidR="00163B6B">
          <w:br/>
        </w:r>
      </w:ins>
    </w:p>
    <w:p w14:paraId="17DB14AD" w14:textId="62084C97" w:rsidR="00BA4EEC" w:rsidRDefault="001D1A9B" w:rsidP="00477251">
      <w:pPr>
        <w:widowControl w:val="0"/>
        <w:rPr>
          <w:ins w:id="822" w:author="Sreekanth  Gopi" w:date="2022-12-11T05:32:00Z"/>
        </w:rPr>
        <w:pPrChange w:id="823" w:author="Sreekanth  Gopi" w:date="2022-12-11T08:47:00Z">
          <w:pPr>
            <w:autoSpaceDE w:val="0"/>
            <w:autoSpaceDN w:val="0"/>
            <w:adjustRightInd w:val="0"/>
            <w:spacing w:line="360" w:lineRule="auto"/>
          </w:pPr>
        </w:pPrChange>
      </w:pPr>
      <w:ins w:id="824" w:author="Sreekanth  Gopi" w:date="2022-11-29T13:14:00Z">
        <w:r w:rsidRPr="006F3126">
          <w:rPr>
            <w:b/>
            <w:bCs/>
            <w:rPrChange w:id="825" w:author="Sreekanth  Gopi" w:date="2022-11-29T13:26:00Z">
              <w:rPr/>
            </w:rPrChange>
          </w:rPr>
          <w:t>Results and Discussion:</w:t>
        </w:r>
      </w:ins>
    </w:p>
    <w:p w14:paraId="667C2C18" w14:textId="538E8BF7" w:rsidR="00402054" w:rsidRDefault="00FC3AAE" w:rsidP="00703D2A">
      <w:pPr>
        <w:autoSpaceDE w:val="0"/>
        <w:autoSpaceDN w:val="0"/>
        <w:adjustRightInd w:val="0"/>
        <w:spacing w:line="360" w:lineRule="auto"/>
        <w:rPr>
          <w:ins w:id="826" w:author="Sreekanth  Gopi" w:date="2022-12-11T06:12:00Z"/>
        </w:rPr>
      </w:pPr>
      <w:ins w:id="827" w:author="Sreekanth  Gopi" w:date="2022-12-11T05:58:00Z">
        <w:r w:rsidRPr="00FC3AAE">
          <w:t>Children are most frequently affected by ADHD, and early detection is crucial to avoiding consequences</w:t>
        </w:r>
      </w:ins>
      <w:ins w:id="828" w:author="Sreekanth  Gopi" w:date="2022-12-11T05:59:00Z">
        <w:r>
          <w:t xml:space="preserve"> </w:t>
        </w:r>
        <w:r w:rsidRPr="00FC3AAE">
          <w:t>(Mohammadi et al., 2016)</w:t>
        </w:r>
      </w:ins>
      <w:ins w:id="829" w:author="Sreekanth  Gopi" w:date="2022-12-11T05:58:00Z">
        <w:r w:rsidRPr="00FC3AAE">
          <w:t>. Using non-linear EEG signal characteristics, we created a neural network model in this paper to identify ADHD</w:t>
        </w:r>
      </w:ins>
      <w:ins w:id="830" w:author="Sreekanth  Gopi" w:date="2022-12-11T08:47:00Z">
        <w:r w:rsidR="00477251">
          <w:t xml:space="preserve"> at an ea</w:t>
        </w:r>
      </w:ins>
      <w:ins w:id="831" w:author="Sreekanth  Gopi" w:date="2022-12-11T08:48:00Z">
        <w:r w:rsidR="00477251">
          <w:t>rlier stage</w:t>
        </w:r>
      </w:ins>
      <w:ins w:id="832" w:author="Sreekanth  Gopi" w:date="2022-12-11T05:58:00Z">
        <w:r w:rsidRPr="00FC3AAE">
          <w:t>. This system is built on neural networks and non-linear features.</w:t>
        </w:r>
        <w:r>
          <w:t xml:space="preserve"> </w:t>
        </w:r>
      </w:ins>
      <w:ins w:id="833" w:author="Sreekanth  Gopi" w:date="2022-12-01T16:35:00Z">
        <w:r w:rsidR="005579EB">
          <w:t xml:space="preserve">As explained in the above methodology section, </w:t>
        </w:r>
      </w:ins>
      <w:ins w:id="834" w:author="Sreekanth  Gopi" w:date="2022-12-11T05:40:00Z">
        <w:r w:rsidR="00BA1039">
          <w:t xml:space="preserve">after importing the .mat files and converting </w:t>
        </w:r>
      </w:ins>
      <w:ins w:id="835" w:author="Sreekanth  Gopi" w:date="2022-12-11T09:43:00Z">
        <w:r w:rsidR="00163B6B">
          <w:t xml:space="preserve">them </w:t>
        </w:r>
      </w:ins>
      <w:ins w:id="836" w:author="Sreekanth  Gopi" w:date="2022-12-11T05:40:00Z">
        <w:r w:rsidR="00BA1039">
          <w:t xml:space="preserve">to csv, </w:t>
        </w:r>
        <w:r w:rsidR="00BA1039" w:rsidRPr="00BA1039">
          <w:t xml:space="preserve">a new dataset was produced using </w:t>
        </w:r>
        <w:r w:rsidR="00B40F72" w:rsidRPr="00BA1039">
          <w:t>sing the TensorFlow library</w:t>
        </w:r>
        <w:r w:rsidR="00B40F72">
          <w:t xml:space="preserve">. </w:t>
        </w:r>
      </w:ins>
      <w:ins w:id="837" w:author="Sreekanth  Gopi" w:date="2022-12-11T08:48:00Z">
        <w:r w:rsidR="009F0B52">
          <w:t>To</w:t>
        </w:r>
      </w:ins>
      <w:ins w:id="838" w:author="Sreekanth  Gopi" w:date="2022-12-11T05:55:00Z">
        <w:r w:rsidR="001E7F44">
          <w:t xml:space="preserve"> recap</w:t>
        </w:r>
      </w:ins>
      <w:ins w:id="839" w:author="Sreekanth  Gopi" w:date="2022-12-11T05:54:00Z">
        <w:r w:rsidR="001E7F44">
          <w:t>,</w:t>
        </w:r>
      </w:ins>
      <w:ins w:id="840" w:author="Sreekanth  Gopi" w:date="2022-12-11T05:55:00Z">
        <w:r w:rsidR="001E7F44">
          <w:t xml:space="preserve"> </w:t>
        </w:r>
      </w:ins>
      <w:ins w:id="841" w:author="Sreekanth  Gopi" w:date="2022-12-11T05:40:00Z">
        <w:r w:rsidR="00BA1039" w:rsidRPr="00BA1039">
          <w:t xml:space="preserve">19 CSV files </w:t>
        </w:r>
        <w:r w:rsidR="00B40F72">
          <w:t>(</w:t>
        </w:r>
      </w:ins>
      <w:ins w:id="842" w:author="Sreekanth  Gopi" w:date="2022-12-11T05:41:00Z">
        <w:r w:rsidR="00B40F72">
          <w:t xml:space="preserve">one for each channel) </w:t>
        </w:r>
      </w:ins>
      <w:ins w:id="843" w:author="Sreekanth  Gopi" w:date="2022-12-11T05:40:00Z">
        <w:r w:rsidR="00BA1039" w:rsidRPr="00BA1039">
          <w:t xml:space="preserve">were </w:t>
        </w:r>
      </w:ins>
      <w:ins w:id="844" w:author="Sreekanth  Gopi" w:date="2022-12-11T05:41:00Z">
        <w:r w:rsidR="00B40F72">
          <w:t>produced</w:t>
        </w:r>
      </w:ins>
      <w:ins w:id="845" w:author="Sreekanth  Gopi" w:date="2022-12-11T08:48:00Z">
        <w:r w:rsidR="00602645">
          <w:t xml:space="preserve"> in Python</w:t>
        </w:r>
      </w:ins>
      <w:ins w:id="846" w:author="Sreekanth  Gopi" w:date="2022-12-11T05:40:00Z">
        <w:r w:rsidR="00BA1039" w:rsidRPr="00BA1039">
          <w:t xml:space="preserve">. </w:t>
        </w:r>
      </w:ins>
      <w:ins w:id="847" w:author="Sreekanth  Gopi" w:date="2022-12-11T05:41:00Z">
        <w:r w:rsidR="00B40F72">
          <w:t>Then we import</w:t>
        </w:r>
      </w:ins>
      <w:ins w:id="848" w:author="Sreekanth  Gopi" w:date="2022-12-11T08:48:00Z">
        <w:r w:rsidR="000C796F">
          <w:t>ed</w:t>
        </w:r>
      </w:ins>
      <w:ins w:id="849" w:author="Sreekanth  Gopi" w:date="2022-12-11T05:41:00Z">
        <w:r w:rsidR="00B40F72">
          <w:t xml:space="preserve"> the same to pass it into the</w:t>
        </w:r>
      </w:ins>
      <w:ins w:id="850" w:author="Sreekanth  Gopi" w:date="2022-12-11T05:42:00Z">
        <w:r w:rsidR="00B40F72" w:rsidRPr="00B40F72">
          <w:t xml:space="preserve"> neural network model</w:t>
        </w:r>
        <w:r w:rsidR="00B40F72">
          <w:t xml:space="preserve"> that</w:t>
        </w:r>
        <w:r w:rsidR="00B40F72" w:rsidRPr="00B40F72">
          <w:t xml:space="preserve"> was made using TensorFlow and </w:t>
        </w:r>
        <w:proofErr w:type="spellStart"/>
        <w:r w:rsidR="00B40F72" w:rsidRPr="00B40F72">
          <w:t>Keras</w:t>
        </w:r>
        <w:proofErr w:type="spellEnd"/>
        <w:r w:rsidR="00B40F72" w:rsidRPr="00B40F72">
          <w:t xml:space="preserve"> libraries. </w:t>
        </w:r>
      </w:ins>
      <w:ins w:id="851" w:author="Sreekanth  Gopi" w:date="2022-12-11T05:44:00Z">
        <w:r w:rsidR="00B40F72" w:rsidRPr="00B40F72">
          <w:t xml:space="preserve">Absolute </w:t>
        </w:r>
      </w:ins>
      <w:ins w:id="852" w:author="Sreekanth  Gopi" w:date="2022-12-11T05:45:00Z">
        <w:r w:rsidR="00B40F72">
          <w:t xml:space="preserve">and relative </w:t>
        </w:r>
      </w:ins>
      <w:ins w:id="853" w:author="Sreekanth  Gopi" w:date="2022-12-11T05:44:00Z">
        <w:r w:rsidR="00B40F72" w:rsidRPr="00B40F72">
          <w:t xml:space="preserve">band values were computed </w:t>
        </w:r>
        <w:r w:rsidR="00B40F72">
          <w:t xml:space="preserve">using </w:t>
        </w:r>
      </w:ins>
      <w:ins w:id="854" w:author="Sreekanth  Gopi" w:date="2022-12-11T09:44:00Z">
        <w:r w:rsidR="00163B6B">
          <w:t xml:space="preserve">the </w:t>
        </w:r>
      </w:ins>
      <w:ins w:id="855" w:author="Sreekanth  Gopi" w:date="2022-12-11T05:44:00Z">
        <w:r w:rsidR="00B40F72">
          <w:t xml:space="preserve">signal function from </w:t>
        </w:r>
      </w:ins>
      <w:ins w:id="856" w:author="Sreekanth  Gopi" w:date="2022-12-11T09:44:00Z">
        <w:r w:rsidR="00163B6B">
          <w:t>the</w:t>
        </w:r>
        <w:r w:rsidR="00163B6B">
          <w:t xml:space="preserve"> </w:t>
        </w:r>
        <w:proofErr w:type="spellStart"/>
        <w:r w:rsidR="00163B6B">
          <w:t>S</w:t>
        </w:r>
      </w:ins>
      <w:ins w:id="857" w:author="Sreekanth  Gopi" w:date="2022-12-11T05:44:00Z">
        <w:r w:rsidR="00B40F72">
          <w:t>cipy</w:t>
        </w:r>
        <w:proofErr w:type="spellEnd"/>
        <w:r w:rsidR="00B40F72">
          <w:t xml:space="preserve"> library applying </w:t>
        </w:r>
      </w:ins>
      <w:ins w:id="858" w:author="Sreekanth  Gopi" w:date="2022-12-11T05:45:00Z">
        <w:r w:rsidR="00B40F72">
          <w:t>W</w:t>
        </w:r>
      </w:ins>
      <w:ins w:id="859" w:author="Sreekanth  Gopi" w:date="2022-12-11T05:44:00Z">
        <w:r w:rsidR="00B40F72">
          <w:t>elch’s method</w:t>
        </w:r>
      </w:ins>
      <w:ins w:id="860" w:author="Sreekanth  Gopi" w:date="2022-12-11T09:44:00Z">
        <w:r w:rsidR="00163B6B">
          <w:t>,</w:t>
        </w:r>
      </w:ins>
      <w:ins w:id="861" w:author="Sreekanth  Gopi" w:date="2022-12-11T06:13:00Z">
        <w:r w:rsidR="004725B2">
          <w:t xml:space="preserve"> as in table 1</w:t>
        </w:r>
      </w:ins>
      <w:ins w:id="862" w:author="Sreekanth  Gopi" w:date="2022-12-11T05:44:00Z">
        <w:r w:rsidR="00B40F72" w:rsidRPr="00B40F72">
          <w:t xml:space="preserve">. </w:t>
        </w:r>
      </w:ins>
    </w:p>
    <w:p w14:paraId="39DACDF9" w14:textId="77777777" w:rsidR="00402054" w:rsidRDefault="00402054" w:rsidP="00703D2A">
      <w:pPr>
        <w:autoSpaceDE w:val="0"/>
        <w:autoSpaceDN w:val="0"/>
        <w:adjustRightInd w:val="0"/>
        <w:spacing w:line="360" w:lineRule="auto"/>
        <w:rPr>
          <w:ins w:id="863" w:author="Sreekanth  Gopi" w:date="2022-12-11T06:12:00Z"/>
        </w:rPr>
      </w:pPr>
    </w:p>
    <w:p w14:paraId="28BB57B1" w14:textId="525CE71C" w:rsidR="00402054" w:rsidRDefault="00163B6B" w:rsidP="00703D2A">
      <w:pPr>
        <w:autoSpaceDE w:val="0"/>
        <w:autoSpaceDN w:val="0"/>
        <w:adjustRightInd w:val="0"/>
        <w:spacing w:line="360" w:lineRule="auto"/>
        <w:rPr>
          <w:ins w:id="864" w:author="Sreekanth  Gopi" w:date="2022-12-11T06:12:00Z"/>
        </w:rPr>
      </w:pPr>
      <w:ins w:id="865" w:author="Sreekanth  Gopi" w:date="2022-12-11T06:13:00Z">
        <w:r>
          <w:rPr>
            <w:noProof/>
          </w:rPr>
          <mc:AlternateContent>
            <mc:Choice Requires="wps">
              <w:drawing>
                <wp:anchor distT="0" distB="0" distL="114300" distR="114300" simplePos="0" relativeHeight="251678720" behindDoc="0" locked="0" layoutInCell="1" allowOverlap="1" wp14:anchorId="1FE90242" wp14:editId="118CEDD4">
                  <wp:simplePos x="0" y="0"/>
                  <wp:positionH relativeFrom="column">
                    <wp:posOffset>1237092</wp:posOffset>
                  </wp:positionH>
                  <wp:positionV relativeFrom="paragraph">
                    <wp:posOffset>1454561</wp:posOffset>
                  </wp:positionV>
                  <wp:extent cx="3107765" cy="304800"/>
                  <wp:effectExtent l="0" t="0" r="3810" b="0"/>
                  <wp:wrapNone/>
                  <wp:docPr id="21" name="Text Box 21"/>
                  <wp:cNvGraphicFramePr/>
                  <a:graphic xmlns:a="http://schemas.openxmlformats.org/drawingml/2006/main">
                    <a:graphicData uri="http://schemas.microsoft.com/office/word/2010/wordprocessingShape">
                      <wps:wsp>
                        <wps:cNvSpPr txBox="1"/>
                        <wps:spPr>
                          <a:xfrm>
                            <a:off x="0" y="0"/>
                            <a:ext cx="3107765" cy="304800"/>
                          </a:xfrm>
                          <a:prstGeom prst="rect">
                            <a:avLst/>
                          </a:prstGeom>
                          <a:solidFill>
                            <a:schemeClr val="lt1"/>
                          </a:solidFill>
                          <a:ln w="6350">
                            <a:noFill/>
                          </a:ln>
                        </wps:spPr>
                        <wps:txbx>
                          <w:txbxContent>
                            <w:p w14:paraId="059D174E" w14:textId="77777777" w:rsidR="00402054" w:rsidRDefault="00402054" w:rsidP="00402054">
                              <w:pPr>
                                <w:jc w:val="center"/>
                                <w:pPrChange w:id="866" w:author="Sreekanth  Gopi" w:date="2022-12-01T18:21:00Z">
                                  <w:pPr/>
                                </w:pPrChange>
                              </w:pPr>
                              <w:ins w:id="867" w:author="Sreekanth  Gopi" w:date="2022-12-01T18:09:00Z">
                                <w:r>
                                  <w:t xml:space="preserve">Table </w:t>
                                </w:r>
                              </w:ins>
                              <w:ins w:id="868" w:author="Sreekanth  Gopi" w:date="2022-12-01T18:20:00Z">
                                <w:r>
                                  <w:t>1</w:t>
                                </w:r>
                              </w:ins>
                              <w:ins w:id="869" w:author="Sreekanth  Gopi" w:date="2022-12-01T18:09:00Z">
                                <w:r>
                                  <w:t xml:space="preserve">: </w:t>
                                </w:r>
                              </w:ins>
                              <w:ins w:id="870" w:author="Sreekanth  Gopi" w:date="2022-12-01T18:20:00Z">
                                <w:r>
                                  <w:t>Extracted Spectral Features</w:t>
                                </w:r>
                              </w:ins>
                              <w:ins w:id="871" w:author="Sreekanth  Gopi" w:date="2022-12-01T18:22:00Z">
                                <w:r>
                                  <w:t xml:space="preserve"> preview</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90242" id="Text Box 21" o:spid="_x0000_s1030" type="#_x0000_t202" style="position:absolute;margin-left:97.4pt;margin-top:114.55pt;width:244.7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" fillcolor="white [3201]" stroked="f" strokeweight=".5pt">
                  <v:textbox>
                    <w:txbxContent>
                      <w:p w14:paraId="059D174E" w14:textId="77777777" w:rsidR="00402054" w:rsidRDefault="00402054" w:rsidP="00402054">
                        <w:pPr>
                          <w:jc w:val="center"/>
                          <w:pPrChange w:id="872" w:author="Sreekanth  Gopi" w:date="2022-12-01T18:21:00Z">
                            <w:pPr/>
                          </w:pPrChange>
                        </w:pPr>
                        <w:ins w:id="873" w:author="Sreekanth  Gopi" w:date="2022-12-01T18:09:00Z">
                          <w:r>
                            <w:t xml:space="preserve">Table </w:t>
                          </w:r>
                        </w:ins>
                        <w:ins w:id="874" w:author="Sreekanth  Gopi" w:date="2022-12-01T18:20:00Z">
                          <w:r>
                            <w:t>1</w:t>
                          </w:r>
                        </w:ins>
                        <w:ins w:id="875" w:author="Sreekanth  Gopi" w:date="2022-12-01T18:09:00Z">
                          <w:r>
                            <w:t xml:space="preserve">: </w:t>
                          </w:r>
                        </w:ins>
                        <w:ins w:id="876" w:author="Sreekanth  Gopi" w:date="2022-12-01T18:20:00Z">
                          <w:r>
                            <w:t>Extracted Spectral Features</w:t>
                          </w:r>
                        </w:ins>
                        <w:ins w:id="877" w:author="Sreekanth  Gopi" w:date="2022-12-01T18:22:00Z">
                          <w:r>
                            <w:t xml:space="preserve"> preview</w:t>
                          </w:r>
                        </w:ins>
                      </w:p>
                    </w:txbxContent>
                  </v:textbox>
                </v:shape>
              </w:pict>
            </mc:Fallback>
          </mc:AlternateContent>
        </w:r>
      </w:ins>
      <w:ins w:id="878" w:author="Sreekanth  Gopi" w:date="2022-12-11T06:12:00Z">
        <w:r w:rsidR="00402054">
          <w:rPr>
            <w:noProof/>
          </w:rPr>
          <w:drawing>
            <wp:inline distT="0" distB="0" distL="0" distR="0" wp14:anchorId="540296B3" wp14:editId="7DA29A18">
              <wp:extent cx="5943600" cy="145224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ins>
    </w:p>
    <w:p w14:paraId="70655128" w14:textId="64F97DD3" w:rsidR="00402054" w:rsidRDefault="00402054" w:rsidP="00703D2A">
      <w:pPr>
        <w:autoSpaceDE w:val="0"/>
        <w:autoSpaceDN w:val="0"/>
        <w:adjustRightInd w:val="0"/>
        <w:spacing w:line="360" w:lineRule="auto"/>
        <w:rPr>
          <w:ins w:id="879" w:author="Sreekanth  Gopi" w:date="2022-12-11T06:16:00Z"/>
        </w:rPr>
      </w:pPr>
    </w:p>
    <w:p w14:paraId="6C0185F4" w14:textId="77777777" w:rsidR="00DB7574" w:rsidRDefault="00DB7574" w:rsidP="00703D2A">
      <w:pPr>
        <w:autoSpaceDE w:val="0"/>
        <w:autoSpaceDN w:val="0"/>
        <w:adjustRightInd w:val="0"/>
        <w:spacing w:line="360" w:lineRule="auto"/>
        <w:rPr>
          <w:ins w:id="880" w:author="Sreekanth  Gopi" w:date="2022-12-11T06:13:00Z"/>
        </w:rPr>
      </w:pPr>
    </w:p>
    <w:p w14:paraId="00504464" w14:textId="1AC50213" w:rsidR="004B5056" w:rsidRDefault="00703D2A" w:rsidP="00703D2A">
      <w:pPr>
        <w:autoSpaceDE w:val="0"/>
        <w:autoSpaceDN w:val="0"/>
        <w:adjustRightInd w:val="0"/>
        <w:spacing w:line="360" w:lineRule="auto"/>
        <w:rPr>
          <w:ins w:id="881" w:author="Sreekanth  Gopi" w:date="2022-12-11T05:53:00Z"/>
        </w:rPr>
      </w:pPr>
      <w:ins w:id="882" w:author="Sreekanth  Gopi" w:date="2022-12-11T05:47:00Z">
        <w:r>
          <w:t>Welch's periodogram is created by averaging successive Fourier transforms of contiguous or non-contiguous tiny windows of the signal. By segmenting the data into overlapping segments, creating a modified periodogram for each segment, then averaging the periodograms, Welch's method calculates an estimate of the power spectral density</w:t>
        </w:r>
        <w:r>
          <w:t xml:space="preserve"> (</w:t>
        </w:r>
      </w:ins>
      <w:ins w:id="883" w:author="Sreekanth  Gopi" w:date="2022-12-11T05:49:00Z">
        <w:r w:rsidR="000F54E3" w:rsidRPr="000F54E3">
          <w:t>P. Welch</w:t>
        </w:r>
        <w:r w:rsidR="000F54E3">
          <w:t>, 1967)</w:t>
        </w:r>
      </w:ins>
      <w:ins w:id="884" w:author="Sreekanth  Gopi" w:date="2022-12-11T05:48:00Z">
        <w:r>
          <w:t>.</w:t>
        </w:r>
      </w:ins>
      <w:ins w:id="885" w:author="Sreekanth  Gopi" w:date="2022-12-11T05:47:00Z">
        <w:r>
          <w:t xml:space="preserve"> </w:t>
        </w:r>
      </w:ins>
      <w:ins w:id="886" w:author="Sreekanth  Gopi" w:date="2022-12-11T05:43:00Z">
        <w:r w:rsidR="00B40F72">
          <w:t>The</w:t>
        </w:r>
      </w:ins>
      <w:ins w:id="887" w:author="Sreekanth  Gopi" w:date="2022-12-11T05:49:00Z">
        <w:r w:rsidR="00E72C23">
          <w:t>n</w:t>
        </w:r>
      </w:ins>
      <w:ins w:id="888" w:author="Sreekanth  Gopi" w:date="2022-12-11T05:43:00Z">
        <w:r w:rsidR="00B40F72">
          <w:t xml:space="preserve"> </w:t>
        </w:r>
      </w:ins>
      <w:ins w:id="889" w:author="Sreekanth  Gopi" w:date="2022-12-11T09:45:00Z">
        <w:r w:rsidR="00A3326D">
          <w:t xml:space="preserve">the </w:t>
        </w:r>
      </w:ins>
      <w:ins w:id="890" w:author="Sreekanth  Gopi" w:date="2022-12-11T05:43:00Z">
        <w:r w:rsidR="00B40F72">
          <w:t xml:space="preserve">data was split in </w:t>
        </w:r>
      </w:ins>
      <w:ins w:id="891" w:author="Sreekanth  Gopi" w:date="2022-12-11T09:45:00Z">
        <w:r w:rsidR="00B042B0">
          <w:t xml:space="preserve">an </w:t>
        </w:r>
      </w:ins>
      <w:ins w:id="892" w:author="Sreekanth  Gopi" w:date="2022-12-11T05:43:00Z">
        <w:r w:rsidR="00B40F72">
          <w:t xml:space="preserve">80:10:10 ratio between </w:t>
        </w:r>
      </w:ins>
      <w:ins w:id="893" w:author="Sreekanth  Gopi" w:date="2022-12-11T09:45:00Z">
        <w:r w:rsidR="00B042B0">
          <w:t xml:space="preserve">the </w:t>
        </w:r>
      </w:ins>
      <w:ins w:id="894" w:author="Sreekanth  Gopi" w:date="2022-12-11T05:43:00Z">
        <w:r w:rsidR="00B40F72">
          <w:t>train set, validation set</w:t>
        </w:r>
      </w:ins>
      <w:ins w:id="895" w:author="Sreekanth  Gopi" w:date="2022-12-11T09:45:00Z">
        <w:r w:rsidR="00B042B0">
          <w:t>,</w:t>
        </w:r>
      </w:ins>
      <w:ins w:id="896" w:author="Sreekanth  Gopi" w:date="2022-12-11T05:43:00Z">
        <w:r w:rsidR="00B40F72">
          <w:t xml:space="preserve"> and test set.</w:t>
        </w:r>
      </w:ins>
      <w:ins w:id="897" w:author="Sreekanth  Gopi" w:date="2022-12-11T05:52:00Z">
        <w:r w:rsidR="00AE5620">
          <w:t xml:space="preserve"> </w:t>
        </w:r>
      </w:ins>
      <w:ins w:id="898" w:author="Sreekanth  Gopi" w:date="2022-12-11T09:45:00Z">
        <w:r w:rsidR="00B042B0">
          <w:t xml:space="preserve">The </w:t>
        </w:r>
      </w:ins>
      <w:ins w:id="899" w:author="Sreekanth  Gopi" w:date="2022-12-11T05:51:00Z">
        <w:r w:rsidR="00AE5620" w:rsidRPr="00AE5620">
          <w:t xml:space="preserve">Binary Cross Entropy loss function was used for optimization using Stochastic Gradient descent. </w:t>
        </w:r>
      </w:ins>
      <w:ins w:id="900" w:author="Sreekanth  Gopi" w:date="2022-12-11T05:52:00Z">
        <w:r w:rsidR="00AE5620">
          <w:t>When we ran the model using a b</w:t>
        </w:r>
        <w:r w:rsidR="00AE5620" w:rsidRPr="00AE5620">
          <w:t xml:space="preserve">atch size </w:t>
        </w:r>
        <w:r w:rsidR="00AE5620">
          <w:t xml:space="preserve">of </w:t>
        </w:r>
        <w:r w:rsidR="00AE5620" w:rsidRPr="00AE5620">
          <w:t>32</w:t>
        </w:r>
        <w:r w:rsidR="00AE5620">
          <w:t xml:space="preserve"> and </w:t>
        </w:r>
        <w:r w:rsidR="00AE5620" w:rsidRPr="00AE5620">
          <w:t xml:space="preserve">epochs </w:t>
        </w:r>
        <w:r w:rsidR="00AE5620">
          <w:t xml:space="preserve">of </w:t>
        </w:r>
        <w:r w:rsidR="00AE5620" w:rsidRPr="00AE5620">
          <w:t>200</w:t>
        </w:r>
        <w:r w:rsidR="00AE5620">
          <w:t>,</w:t>
        </w:r>
        <w:r w:rsidR="00AE5620" w:rsidRPr="00AE5620">
          <w:t xml:space="preserve"> </w:t>
        </w:r>
      </w:ins>
      <w:ins w:id="901" w:author="Sreekanth  Gopi" w:date="2022-12-11T05:53:00Z">
        <w:r w:rsidR="00AE5620">
          <w:t>the model</w:t>
        </w:r>
      </w:ins>
      <w:ins w:id="902" w:author="Sreekanth  Gopi" w:date="2022-12-11T05:51:00Z">
        <w:r w:rsidR="00AE5620">
          <w:t xml:space="preserve"> predicted ADHD with up to 69% accuracy</w:t>
        </w:r>
      </w:ins>
      <w:ins w:id="903" w:author="Sreekanth  Gopi" w:date="2022-12-11T10:38:00Z">
        <w:r w:rsidR="0054645B">
          <w:t xml:space="preserve"> (figure 6)</w:t>
        </w:r>
      </w:ins>
      <w:ins w:id="904" w:author="Sreekanth  Gopi" w:date="2022-12-11T05:51:00Z">
        <w:r w:rsidR="00AE5620">
          <w:t xml:space="preserve">. </w:t>
        </w:r>
      </w:ins>
    </w:p>
    <w:p w14:paraId="32C6CD19" w14:textId="77777777" w:rsidR="001E7F44" w:rsidRDefault="001E7F44" w:rsidP="00703D2A">
      <w:pPr>
        <w:autoSpaceDE w:val="0"/>
        <w:autoSpaceDN w:val="0"/>
        <w:adjustRightInd w:val="0"/>
        <w:spacing w:line="360" w:lineRule="auto"/>
        <w:rPr>
          <w:ins w:id="905" w:author="Sreekanth  Gopi" w:date="2022-12-11T05:51:00Z"/>
        </w:rPr>
      </w:pPr>
    </w:p>
    <w:p w14:paraId="30C7AFB8" w14:textId="2C5C3886" w:rsidR="00AE5620" w:rsidRDefault="00346775" w:rsidP="00703D2A">
      <w:pPr>
        <w:autoSpaceDE w:val="0"/>
        <w:autoSpaceDN w:val="0"/>
        <w:adjustRightInd w:val="0"/>
        <w:spacing w:line="360" w:lineRule="auto"/>
        <w:rPr>
          <w:ins w:id="906" w:author="Sreekanth  Gopi" w:date="2022-12-11T05:51:00Z"/>
        </w:rPr>
      </w:pPr>
      <w:ins w:id="907" w:author="Sreekanth  Gopi" w:date="2022-12-11T10:37:00Z">
        <w:r>
          <w:rPr>
            <w:noProof/>
          </w:rPr>
          <mc:AlternateContent>
            <mc:Choice Requires="wps">
              <w:drawing>
                <wp:anchor distT="0" distB="0" distL="114300" distR="114300" simplePos="0" relativeHeight="251717632" behindDoc="0" locked="0" layoutInCell="1" allowOverlap="1" wp14:anchorId="670A6688" wp14:editId="456AAEA4">
                  <wp:simplePos x="0" y="0"/>
                  <wp:positionH relativeFrom="column">
                    <wp:posOffset>0</wp:posOffset>
                  </wp:positionH>
                  <wp:positionV relativeFrom="paragraph">
                    <wp:posOffset>2326005</wp:posOffset>
                  </wp:positionV>
                  <wp:extent cx="3232785" cy="280670"/>
                  <wp:effectExtent l="0" t="0" r="18415" b="11430"/>
                  <wp:wrapNone/>
                  <wp:docPr id="51" name="Text Box 51"/>
                  <wp:cNvGraphicFramePr/>
                  <a:graphic xmlns:a="http://schemas.openxmlformats.org/drawingml/2006/main">
                    <a:graphicData uri="http://schemas.microsoft.com/office/word/2010/wordprocessingShape">
                      <wps:wsp>
                        <wps:cNvSpPr txBox="1"/>
                        <wps:spPr>
                          <a:xfrm>
                            <a:off x="0" y="0"/>
                            <a:ext cx="3232785" cy="280670"/>
                          </a:xfrm>
                          <a:prstGeom prst="rect">
                            <a:avLst/>
                          </a:prstGeom>
                          <a:solidFill>
                            <a:schemeClr val="lt1"/>
                          </a:solidFill>
                          <a:ln w="6350">
                            <a:solidFill>
                              <a:prstClr val="black"/>
                            </a:solidFill>
                          </a:ln>
                        </wps:spPr>
                        <wps:txbx>
                          <w:txbxContent>
                            <w:p w14:paraId="0262D830" w14:textId="3D537A4F" w:rsidR="0054645B" w:rsidRDefault="0054645B" w:rsidP="0054645B">
                              <w:pPr>
                                <w:jc w:val="center"/>
                                <w:pPrChange w:id="908" w:author="Sreekanth  Gopi" w:date="2022-12-01T13:05:00Z">
                                  <w:pPr/>
                                </w:pPrChange>
                              </w:pPr>
                              <w:ins w:id="909" w:author="Sreekanth  Gopi" w:date="2022-12-01T13:05:00Z">
                                <w:r>
                                  <w:t xml:space="preserve">Figure </w:t>
                                </w:r>
                              </w:ins>
                              <w:ins w:id="910" w:author="Sreekanth  Gopi" w:date="2022-12-11T10:38:00Z">
                                <w:r>
                                  <w:t>6</w:t>
                                </w:r>
                              </w:ins>
                              <w:ins w:id="911" w:author="Sreekanth  Gopi" w:date="2022-12-01T13:05:00Z">
                                <w:r>
                                  <w:t>: Frequency bands in human brain waves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6688" id="Text Box 51" o:spid="_x0000_s1031" type="#_x0000_t202" style="position:absolute;margin-left:0;margin-top:183.15pt;width:254.55pt;height:2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" fillcolor="white [3201]" strokeweight=".5pt">
                  <v:textbox>
                    <w:txbxContent>
                      <w:p w14:paraId="0262D830" w14:textId="3D537A4F" w:rsidR="0054645B" w:rsidRDefault="0054645B" w:rsidP="0054645B">
                        <w:pPr>
                          <w:jc w:val="center"/>
                          <w:pPrChange w:id="912" w:author="Sreekanth  Gopi" w:date="2022-12-01T13:05:00Z">
                            <w:pPr/>
                          </w:pPrChange>
                        </w:pPr>
                        <w:ins w:id="913" w:author="Sreekanth  Gopi" w:date="2022-12-01T13:05:00Z">
                          <w:r>
                            <w:t xml:space="preserve">Figure </w:t>
                          </w:r>
                        </w:ins>
                        <w:ins w:id="914" w:author="Sreekanth  Gopi" w:date="2022-12-11T10:38:00Z">
                          <w:r>
                            <w:t>6</w:t>
                          </w:r>
                        </w:ins>
                        <w:ins w:id="915" w:author="Sreekanth  Gopi" w:date="2022-12-01T13:05:00Z">
                          <w:r>
                            <w:t>: Frequency bands in human brain waves</w:t>
                          </w:r>
                        </w:ins>
                      </w:p>
                    </w:txbxContent>
                  </v:textbox>
                </v:shape>
              </w:pict>
            </mc:Fallback>
          </mc:AlternateContent>
        </w:r>
      </w:ins>
      <w:ins w:id="916" w:author="Sreekanth  Gopi" w:date="2022-12-11T05:53:00Z">
        <w:r w:rsidR="001E7F44" w:rsidRPr="00216858">
          <w:rPr>
            <w:noProof/>
          </w:rPr>
          <w:drawing>
            <wp:inline distT="0" distB="0" distL="0" distR="0" wp14:anchorId="71D92986" wp14:editId="4BC00CD1">
              <wp:extent cx="5943600" cy="2336800"/>
              <wp:effectExtent l="0" t="0" r="0" b="0"/>
              <wp:docPr id="6" name="Picture 5" descr="Graphical user interface, text, application, email&#10;&#10;Description automatically generated">
                <a:extLst xmlns:a="http://schemas.openxmlformats.org/drawingml/2006/main">
                  <a:ext uri="{FF2B5EF4-FFF2-40B4-BE49-F238E27FC236}">
                    <a16:creationId xmlns:a16="http://schemas.microsoft.com/office/drawing/2014/main" id="{72769F43-90C4-D26F-6491-302F6567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a:extLst>
                          <a:ext uri="{FF2B5EF4-FFF2-40B4-BE49-F238E27FC236}">
                            <a16:creationId xmlns:a16="http://schemas.microsoft.com/office/drawing/2014/main" id="{72769F43-90C4-D26F-6491-302F6567723D}"/>
                          </a:ext>
                        </a:extLst>
                      </pic:cNvPr>
                      <pic:cNvPicPr>
                        <a:picLocks noChangeAspect="1"/>
                      </pic:cNvPicPr>
                    </pic:nvPicPr>
                    <pic:blipFill>
                      <a:blip r:embed="rId19"/>
                      <a:stretch>
                        <a:fillRect/>
                      </a:stretch>
                    </pic:blipFill>
                    <pic:spPr>
                      <a:xfrm>
                        <a:off x="0" y="0"/>
                        <a:ext cx="5943600" cy="2336800"/>
                      </a:xfrm>
                      <a:prstGeom prst="rect">
                        <a:avLst/>
                      </a:prstGeom>
                    </pic:spPr>
                  </pic:pic>
                </a:graphicData>
              </a:graphic>
            </wp:inline>
          </w:drawing>
        </w:r>
      </w:ins>
    </w:p>
    <w:p w14:paraId="221CA3D3" w14:textId="41A6857F" w:rsidR="00AE5620" w:rsidRDefault="00AE5620" w:rsidP="00703D2A">
      <w:pPr>
        <w:autoSpaceDE w:val="0"/>
        <w:autoSpaceDN w:val="0"/>
        <w:adjustRightInd w:val="0"/>
        <w:spacing w:line="360" w:lineRule="auto"/>
        <w:rPr>
          <w:ins w:id="917" w:author="Sreekanth  Gopi" w:date="2022-12-11T05:43:00Z"/>
        </w:rPr>
      </w:pPr>
    </w:p>
    <w:p w14:paraId="5A70F155" w14:textId="1B8D7C9E" w:rsidR="003F0562" w:rsidRDefault="00D728C0" w:rsidP="006F57F2">
      <w:pPr>
        <w:autoSpaceDE w:val="0"/>
        <w:autoSpaceDN w:val="0"/>
        <w:adjustRightInd w:val="0"/>
        <w:spacing w:line="360" w:lineRule="auto"/>
        <w:rPr>
          <w:ins w:id="918" w:author="Sreekanth  Gopi" w:date="2022-12-11T09:46:00Z"/>
        </w:rPr>
      </w:pPr>
      <w:ins w:id="919" w:author="Sreekanth  Gopi" w:date="2022-12-11T05:59:00Z">
        <w:r>
          <w:t xml:space="preserve">Thus, </w:t>
        </w:r>
      </w:ins>
      <w:ins w:id="920" w:author="Sreekanth  Gopi" w:date="2022-12-11T06:07:00Z">
        <w:r w:rsidR="007E0143">
          <w:t>w</w:t>
        </w:r>
        <w:r w:rsidR="007E0143" w:rsidRPr="007E0143">
          <w:t xml:space="preserve">ithout data pre-processing and even with an irregular EEG signal, it generated results with up to 70% accuracy. </w:t>
        </w:r>
        <w:r w:rsidR="007E0143">
          <w:t>We also noted that t</w:t>
        </w:r>
        <w:r w:rsidR="007E0143" w:rsidRPr="007E0143">
          <w:t>he model was</w:t>
        </w:r>
        <w:r w:rsidR="007E0143">
          <w:t xml:space="preserve"> </w:t>
        </w:r>
        <w:r w:rsidR="007E0143" w:rsidRPr="007E0143">
          <w:t>generating differing degrees of accuracy with each run.</w:t>
        </w:r>
        <w:r w:rsidR="007E0143">
          <w:t xml:space="preserve"> </w:t>
        </w:r>
      </w:ins>
    </w:p>
    <w:p w14:paraId="1DF281C8" w14:textId="77777777" w:rsidR="00B042B0" w:rsidRDefault="00B042B0" w:rsidP="006F57F2">
      <w:pPr>
        <w:autoSpaceDE w:val="0"/>
        <w:autoSpaceDN w:val="0"/>
        <w:adjustRightInd w:val="0"/>
        <w:spacing w:line="360" w:lineRule="auto"/>
        <w:rPr>
          <w:ins w:id="921" w:author="Sreekanth  Gopi" w:date="2022-12-11T06:25:00Z"/>
        </w:rPr>
      </w:pPr>
    </w:p>
    <w:p w14:paraId="0FFAE841" w14:textId="4134CEF8" w:rsidR="00B40F72" w:rsidRDefault="007E0143" w:rsidP="006F57F2">
      <w:pPr>
        <w:autoSpaceDE w:val="0"/>
        <w:autoSpaceDN w:val="0"/>
        <w:adjustRightInd w:val="0"/>
        <w:spacing w:line="360" w:lineRule="auto"/>
        <w:rPr>
          <w:ins w:id="922" w:author="Sreekanth  Gopi" w:date="2022-12-11T06:09:00Z"/>
        </w:rPr>
      </w:pPr>
      <w:ins w:id="923" w:author="Sreekanth  Gopi" w:date="2022-12-11T06:09:00Z">
        <w:r w:rsidRPr="007E0143">
          <w:t xml:space="preserve">To compare this result with the performance of other classifiers, we also did Python coding to create models in different other classifiers such as SVM, Random Forest, </w:t>
        </w:r>
        <w:proofErr w:type="spellStart"/>
        <w:r w:rsidRPr="007E0143">
          <w:t>XGBoost</w:t>
        </w:r>
        <w:proofErr w:type="spellEnd"/>
        <w:r w:rsidRPr="007E0143">
          <w:t xml:space="preserve">, and Decision tree using </w:t>
        </w:r>
      </w:ins>
      <w:ins w:id="924" w:author="Sreekanth  Gopi" w:date="2022-12-11T09:45:00Z">
        <w:r w:rsidR="00B042B0">
          <w:t xml:space="preserve">the </w:t>
        </w:r>
      </w:ins>
      <w:proofErr w:type="spellStart"/>
      <w:ins w:id="925" w:author="Sreekanth  Gopi" w:date="2022-12-11T06:09:00Z">
        <w:r w:rsidRPr="007E0143">
          <w:t>sklearn</w:t>
        </w:r>
        <w:proofErr w:type="spellEnd"/>
        <w:r w:rsidRPr="007E0143">
          <w:t xml:space="preserve"> library. In these models, we also included the relative </w:t>
        </w:r>
      </w:ins>
      <w:ins w:id="926" w:author="Sreekanth  Gopi" w:date="2022-12-11T09:46:00Z">
        <w:r w:rsidR="00B042B0">
          <w:t>band waves</w:t>
        </w:r>
      </w:ins>
      <w:ins w:id="927" w:author="Sreekanth  Gopi" w:date="2022-12-11T06:09:00Z">
        <w:r w:rsidRPr="007E0143">
          <w:t xml:space="preserve"> (Table 1) for improved accuracy.</w:t>
        </w:r>
      </w:ins>
    </w:p>
    <w:p w14:paraId="3506BECA" w14:textId="4C13080A" w:rsidR="00B042B0" w:rsidRDefault="00B042B0">
      <w:pPr>
        <w:widowControl w:val="0"/>
        <w:rPr>
          <w:ins w:id="928" w:author="Sreekanth  Gopi" w:date="2022-12-11T09:46:00Z"/>
        </w:rPr>
      </w:pPr>
      <w:ins w:id="929" w:author="Sreekanth  Gopi" w:date="2022-12-11T09:46:00Z">
        <w:r>
          <w:br w:type="page"/>
        </w:r>
      </w:ins>
    </w:p>
    <w:p w14:paraId="112838EF" w14:textId="77777777" w:rsidR="007E0143" w:rsidRDefault="007E0143" w:rsidP="007E0143">
      <w:pPr>
        <w:autoSpaceDE w:val="0"/>
        <w:autoSpaceDN w:val="0"/>
        <w:adjustRightInd w:val="0"/>
        <w:spacing w:line="360" w:lineRule="auto"/>
        <w:rPr>
          <w:ins w:id="930" w:author="Sreekanth  Gopi" w:date="2022-12-11T06:09:00Z"/>
        </w:rPr>
      </w:pPr>
    </w:p>
    <w:tbl>
      <w:tblPr>
        <w:tblW w:w="3324" w:type="dxa"/>
        <w:tblLook w:val="04A0" w:firstRow="1" w:lastRow="0" w:firstColumn="1" w:lastColumn="0" w:noHBand="0" w:noVBand="1"/>
      </w:tblPr>
      <w:tblGrid>
        <w:gridCol w:w="2024"/>
        <w:gridCol w:w="1300"/>
      </w:tblGrid>
      <w:tr w:rsidR="007E0143" w14:paraId="7EC46504" w14:textId="77777777" w:rsidTr="009A52AF">
        <w:trPr>
          <w:trHeight w:val="320"/>
          <w:ins w:id="931" w:author="Sreekanth  Gopi" w:date="2022-12-11T06:09:00Z"/>
        </w:trPr>
        <w:tc>
          <w:tcPr>
            <w:tcW w:w="202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5ED20B98" w14:textId="77777777" w:rsidR="007E0143" w:rsidRDefault="007E0143" w:rsidP="009A52AF">
            <w:pPr>
              <w:rPr>
                <w:ins w:id="932" w:author="Sreekanth  Gopi" w:date="2022-12-11T06:09:00Z"/>
                <w:b/>
                <w:bCs/>
                <w:color w:val="000000"/>
              </w:rPr>
            </w:pPr>
            <w:ins w:id="933" w:author="Sreekanth  Gopi" w:date="2022-12-11T06:09:00Z">
              <w:r>
                <w:rPr>
                  <w:b/>
                  <w:bCs/>
                  <w:color w:val="000000"/>
                </w:rPr>
                <w:t>Classifier</w:t>
              </w:r>
            </w:ins>
          </w:p>
        </w:tc>
        <w:tc>
          <w:tcPr>
            <w:tcW w:w="1300" w:type="dxa"/>
            <w:tcBorders>
              <w:top w:val="single" w:sz="4" w:space="0" w:color="auto"/>
              <w:left w:val="nil"/>
              <w:bottom w:val="single" w:sz="4" w:space="0" w:color="auto"/>
              <w:right w:val="single" w:sz="4" w:space="0" w:color="auto"/>
            </w:tcBorders>
            <w:shd w:val="clear" w:color="000000" w:fill="E7E6E6"/>
            <w:noWrap/>
            <w:vAlign w:val="center"/>
            <w:hideMark/>
          </w:tcPr>
          <w:p w14:paraId="3B13B99C" w14:textId="77777777" w:rsidR="007E0143" w:rsidRDefault="007E0143" w:rsidP="009A52AF">
            <w:pPr>
              <w:jc w:val="center"/>
              <w:rPr>
                <w:ins w:id="934" w:author="Sreekanth  Gopi" w:date="2022-12-11T06:09:00Z"/>
                <w:b/>
                <w:bCs/>
                <w:color w:val="000000"/>
              </w:rPr>
            </w:pPr>
            <w:ins w:id="935" w:author="Sreekanth  Gopi" w:date="2022-12-11T06:09:00Z">
              <w:r>
                <w:rPr>
                  <w:b/>
                  <w:bCs/>
                  <w:color w:val="000000"/>
                </w:rPr>
                <w:t>Accuracy</w:t>
              </w:r>
            </w:ins>
          </w:p>
        </w:tc>
      </w:tr>
      <w:tr w:rsidR="007E0143" w14:paraId="0664A484" w14:textId="77777777" w:rsidTr="009A52AF">
        <w:trPr>
          <w:trHeight w:val="320"/>
          <w:ins w:id="936"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4F64585E" w14:textId="77777777" w:rsidR="007E0143" w:rsidRDefault="007E0143" w:rsidP="009A52AF">
            <w:pPr>
              <w:rPr>
                <w:ins w:id="937" w:author="Sreekanth  Gopi" w:date="2022-12-11T06:09:00Z"/>
                <w:b/>
                <w:bCs/>
                <w:color w:val="212121"/>
              </w:rPr>
            </w:pPr>
            <w:ins w:id="938" w:author="Sreekanth  Gopi" w:date="2022-12-11T06:09:00Z">
              <w:r>
                <w:rPr>
                  <w:b/>
                  <w:bCs/>
                  <w:color w:val="212121"/>
                </w:rPr>
                <w:t>KNN</w:t>
              </w:r>
            </w:ins>
          </w:p>
        </w:tc>
        <w:tc>
          <w:tcPr>
            <w:tcW w:w="1300" w:type="dxa"/>
            <w:tcBorders>
              <w:top w:val="nil"/>
              <w:left w:val="nil"/>
              <w:bottom w:val="single" w:sz="4" w:space="0" w:color="auto"/>
              <w:right w:val="single" w:sz="4" w:space="0" w:color="auto"/>
            </w:tcBorders>
            <w:shd w:val="clear" w:color="auto" w:fill="auto"/>
            <w:noWrap/>
            <w:vAlign w:val="bottom"/>
            <w:hideMark/>
          </w:tcPr>
          <w:p w14:paraId="579EE92F" w14:textId="77777777" w:rsidR="007E0143" w:rsidRDefault="007E0143" w:rsidP="009A52AF">
            <w:pPr>
              <w:jc w:val="right"/>
              <w:rPr>
                <w:ins w:id="939" w:author="Sreekanth  Gopi" w:date="2022-12-11T06:09:00Z"/>
                <w:color w:val="212121"/>
              </w:rPr>
            </w:pPr>
            <w:ins w:id="940" w:author="Sreekanth  Gopi" w:date="2022-12-11T06:09:00Z">
              <w:r>
                <w:rPr>
                  <w:color w:val="212121"/>
                </w:rPr>
                <w:t>75%</w:t>
              </w:r>
            </w:ins>
          </w:p>
        </w:tc>
      </w:tr>
      <w:tr w:rsidR="007E0143" w14:paraId="3893F527" w14:textId="77777777" w:rsidTr="009A52AF">
        <w:trPr>
          <w:trHeight w:val="320"/>
          <w:ins w:id="941"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5E0819C4" w14:textId="77777777" w:rsidR="007E0143" w:rsidRDefault="007E0143" w:rsidP="009A52AF">
            <w:pPr>
              <w:rPr>
                <w:ins w:id="942" w:author="Sreekanth  Gopi" w:date="2022-12-11T06:09:00Z"/>
                <w:b/>
                <w:bCs/>
                <w:color w:val="212121"/>
              </w:rPr>
            </w:pPr>
            <w:ins w:id="943" w:author="Sreekanth  Gopi" w:date="2022-12-11T06:09:00Z">
              <w:r>
                <w:rPr>
                  <w:b/>
                  <w:bCs/>
                  <w:color w:val="212121"/>
                </w:rPr>
                <w:t>Random Forest</w:t>
              </w:r>
            </w:ins>
          </w:p>
        </w:tc>
        <w:tc>
          <w:tcPr>
            <w:tcW w:w="1300" w:type="dxa"/>
            <w:tcBorders>
              <w:top w:val="nil"/>
              <w:left w:val="nil"/>
              <w:bottom w:val="single" w:sz="4" w:space="0" w:color="auto"/>
              <w:right w:val="single" w:sz="4" w:space="0" w:color="auto"/>
            </w:tcBorders>
            <w:shd w:val="clear" w:color="auto" w:fill="auto"/>
            <w:noWrap/>
            <w:vAlign w:val="bottom"/>
            <w:hideMark/>
          </w:tcPr>
          <w:p w14:paraId="77D16EC8" w14:textId="77777777" w:rsidR="007E0143" w:rsidRDefault="007E0143" w:rsidP="009A52AF">
            <w:pPr>
              <w:jc w:val="right"/>
              <w:rPr>
                <w:ins w:id="944" w:author="Sreekanth  Gopi" w:date="2022-12-11T06:09:00Z"/>
                <w:color w:val="212121"/>
              </w:rPr>
            </w:pPr>
            <w:ins w:id="945" w:author="Sreekanth  Gopi" w:date="2022-12-11T06:09:00Z">
              <w:r>
                <w:rPr>
                  <w:color w:val="212121"/>
                </w:rPr>
                <w:t>73%</w:t>
              </w:r>
            </w:ins>
          </w:p>
        </w:tc>
      </w:tr>
      <w:tr w:rsidR="007E0143" w14:paraId="365180D2" w14:textId="77777777" w:rsidTr="009A52AF">
        <w:trPr>
          <w:trHeight w:val="320"/>
          <w:ins w:id="946"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1F30B4CF" w14:textId="5A8D8109" w:rsidR="007E0143" w:rsidRDefault="007E0143" w:rsidP="009A52AF">
            <w:pPr>
              <w:rPr>
                <w:ins w:id="947" w:author="Sreekanth  Gopi" w:date="2022-12-11T06:09:00Z"/>
                <w:b/>
                <w:bCs/>
                <w:color w:val="212121"/>
              </w:rPr>
            </w:pPr>
            <w:proofErr w:type="spellStart"/>
            <w:ins w:id="948" w:author="Sreekanth  Gopi" w:date="2022-12-11T06:09:00Z">
              <w:r>
                <w:rPr>
                  <w:b/>
                  <w:bCs/>
                  <w:color w:val="212121"/>
                </w:rPr>
                <w:t>MLP</w:t>
              </w:r>
            </w:ins>
            <w:ins w:id="949" w:author="Sreekanth  Gopi" w:date="2022-12-11T06:10:00Z">
              <w:r w:rsidR="00FA4463">
                <w:rPr>
                  <w:b/>
                  <w:bCs/>
                  <w:color w:val="212121"/>
                </w:rPr>
                <w:t>s</w:t>
              </w:r>
              <w:r>
                <w:rPr>
                  <w:b/>
                  <w:bCs/>
                  <w:color w:val="212121"/>
                </w:rPr>
                <w:t>klearn</w:t>
              </w:r>
            </w:ins>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A95224C" w14:textId="77777777" w:rsidR="007E0143" w:rsidRDefault="007E0143" w:rsidP="009A52AF">
            <w:pPr>
              <w:jc w:val="right"/>
              <w:rPr>
                <w:ins w:id="950" w:author="Sreekanth  Gopi" w:date="2022-12-11T06:09:00Z"/>
                <w:color w:val="212121"/>
              </w:rPr>
            </w:pPr>
            <w:ins w:id="951" w:author="Sreekanth  Gopi" w:date="2022-12-11T06:09:00Z">
              <w:r>
                <w:rPr>
                  <w:color w:val="212121"/>
                </w:rPr>
                <w:t>72%</w:t>
              </w:r>
            </w:ins>
          </w:p>
        </w:tc>
      </w:tr>
      <w:tr w:rsidR="007E0143" w14:paraId="77D96BAF" w14:textId="77777777" w:rsidTr="009A52AF">
        <w:trPr>
          <w:trHeight w:val="320"/>
          <w:ins w:id="952"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6FC7CF81" w14:textId="678B92A0" w:rsidR="007E0143" w:rsidRDefault="007E0143" w:rsidP="009A52AF">
            <w:pPr>
              <w:rPr>
                <w:ins w:id="953" w:author="Sreekanth  Gopi" w:date="2022-12-11T06:09:00Z"/>
                <w:b/>
                <w:bCs/>
                <w:color w:val="212121"/>
              </w:rPr>
            </w:pPr>
            <w:ins w:id="954" w:author="Sreekanth  Gopi" w:date="2022-12-11T06:09:00Z">
              <w:r>
                <w:rPr>
                  <w:b/>
                  <w:bCs/>
                  <w:color w:val="212121"/>
                </w:rPr>
                <w:t>SV</w:t>
              </w:r>
            </w:ins>
            <w:ins w:id="955" w:author="Sreekanth  Gopi" w:date="2022-12-11T06:19:00Z">
              <w:r w:rsidR="00DB7574">
                <w:rPr>
                  <w:b/>
                  <w:bCs/>
                  <w:color w:val="212121"/>
                </w:rPr>
                <w:t>M</w:t>
              </w:r>
            </w:ins>
          </w:p>
        </w:tc>
        <w:tc>
          <w:tcPr>
            <w:tcW w:w="1300" w:type="dxa"/>
            <w:tcBorders>
              <w:top w:val="nil"/>
              <w:left w:val="nil"/>
              <w:bottom w:val="single" w:sz="4" w:space="0" w:color="auto"/>
              <w:right w:val="single" w:sz="4" w:space="0" w:color="auto"/>
            </w:tcBorders>
            <w:shd w:val="clear" w:color="auto" w:fill="auto"/>
            <w:noWrap/>
            <w:vAlign w:val="bottom"/>
            <w:hideMark/>
          </w:tcPr>
          <w:p w14:paraId="5F70722F" w14:textId="77777777" w:rsidR="007E0143" w:rsidRDefault="007E0143" w:rsidP="009A52AF">
            <w:pPr>
              <w:jc w:val="right"/>
              <w:rPr>
                <w:ins w:id="956" w:author="Sreekanth  Gopi" w:date="2022-12-11T06:09:00Z"/>
                <w:color w:val="212121"/>
              </w:rPr>
            </w:pPr>
            <w:ins w:id="957" w:author="Sreekanth  Gopi" w:date="2022-12-11T06:09:00Z">
              <w:r>
                <w:rPr>
                  <w:color w:val="212121"/>
                </w:rPr>
                <w:t>71%</w:t>
              </w:r>
            </w:ins>
          </w:p>
        </w:tc>
      </w:tr>
      <w:tr w:rsidR="007E0143" w14:paraId="686EA3D9" w14:textId="77777777" w:rsidTr="009A52AF">
        <w:trPr>
          <w:trHeight w:val="320"/>
          <w:ins w:id="958"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6B050704" w14:textId="77777777" w:rsidR="007E0143" w:rsidRDefault="007E0143" w:rsidP="009A52AF">
            <w:pPr>
              <w:rPr>
                <w:ins w:id="959" w:author="Sreekanth  Gopi" w:date="2022-12-11T06:09:00Z"/>
                <w:b/>
                <w:bCs/>
                <w:color w:val="212121"/>
              </w:rPr>
            </w:pPr>
            <w:proofErr w:type="spellStart"/>
            <w:ins w:id="960" w:author="Sreekanth  Gopi" w:date="2022-12-11T06:09:00Z">
              <w:r>
                <w:rPr>
                  <w:b/>
                  <w:bCs/>
                  <w:color w:val="212121"/>
                </w:rPr>
                <w:t>XGBoost</w:t>
              </w:r>
              <w:proofErr w:type="spellEnd"/>
            </w:ins>
          </w:p>
        </w:tc>
        <w:tc>
          <w:tcPr>
            <w:tcW w:w="1300" w:type="dxa"/>
            <w:tcBorders>
              <w:top w:val="nil"/>
              <w:left w:val="nil"/>
              <w:bottom w:val="single" w:sz="4" w:space="0" w:color="auto"/>
              <w:right w:val="single" w:sz="4" w:space="0" w:color="auto"/>
            </w:tcBorders>
            <w:shd w:val="clear" w:color="auto" w:fill="auto"/>
            <w:noWrap/>
            <w:vAlign w:val="bottom"/>
            <w:hideMark/>
          </w:tcPr>
          <w:p w14:paraId="3AEB1AC4" w14:textId="77777777" w:rsidR="007E0143" w:rsidRDefault="007E0143" w:rsidP="009A52AF">
            <w:pPr>
              <w:jc w:val="right"/>
              <w:rPr>
                <w:ins w:id="961" w:author="Sreekanth  Gopi" w:date="2022-12-11T06:09:00Z"/>
                <w:color w:val="212121"/>
              </w:rPr>
            </w:pPr>
            <w:ins w:id="962" w:author="Sreekanth  Gopi" w:date="2022-12-11T06:09:00Z">
              <w:r>
                <w:rPr>
                  <w:color w:val="212121"/>
                </w:rPr>
                <w:t>71%</w:t>
              </w:r>
            </w:ins>
          </w:p>
        </w:tc>
      </w:tr>
      <w:tr w:rsidR="007E0143" w14:paraId="176A176D" w14:textId="77777777" w:rsidTr="009A52AF">
        <w:trPr>
          <w:trHeight w:val="320"/>
          <w:ins w:id="963"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7790A315" w14:textId="77777777" w:rsidR="007E0143" w:rsidRDefault="007E0143" w:rsidP="009A52AF">
            <w:pPr>
              <w:rPr>
                <w:ins w:id="964" w:author="Sreekanth  Gopi" w:date="2022-12-11T06:09:00Z"/>
                <w:b/>
                <w:bCs/>
                <w:color w:val="212121"/>
              </w:rPr>
            </w:pPr>
            <w:ins w:id="965" w:author="Sreekanth  Gopi" w:date="2022-12-11T06:09:00Z">
              <w:r>
                <w:rPr>
                  <w:b/>
                  <w:bCs/>
                  <w:color w:val="212121"/>
                </w:rPr>
                <w:t>Bagging</w:t>
              </w:r>
            </w:ins>
          </w:p>
        </w:tc>
        <w:tc>
          <w:tcPr>
            <w:tcW w:w="1300" w:type="dxa"/>
            <w:tcBorders>
              <w:top w:val="nil"/>
              <w:left w:val="nil"/>
              <w:bottom w:val="single" w:sz="4" w:space="0" w:color="auto"/>
              <w:right w:val="single" w:sz="4" w:space="0" w:color="auto"/>
            </w:tcBorders>
            <w:shd w:val="clear" w:color="auto" w:fill="auto"/>
            <w:noWrap/>
            <w:vAlign w:val="bottom"/>
            <w:hideMark/>
          </w:tcPr>
          <w:p w14:paraId="02CD4203" w14:textId="77777777" w:rsidR="007E0143" w:rsidRDefault="007E0143" w:rsidP="009A52AF">
            <w:pPr>
              <w:jc w:val="right"/>
              <w:rPr>
                <w:ins w:id="966" w:author="Sreekanth  Gopi" w:date="2022-12-11T06:09:00Z"/>
                <w:color w:val="212121"/>
              </w:rPr>
            </w:pPr>
            <w:ins w:id="967" w:author="Sreekanth  Gopi" w:date="2022-12-11T06:09:00Z">
              <w:r>
                <w:rPr>
                  <w:color w:val="212121"/>
                </w:rPr>
                <w:t>71%</w:t>
              </w:r>
            </w:ins>
          </w:p>
        </w:tc>
      </w:tr>
      <w:tr w:rsidR="007E0143" w14:paraId="494865FE" w14:textId="77777777" w:rsidTr="009A52AF">
        <w:trPr>
          <w:trHeight w:val="320"/>
          <w:ins w:id="968"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5C117C20" w14:textId="77777777" w:rsidR="007E0143" w:rsidRDefault="007E0143" w:rsidP="009A52AF">
            <w:pPr>
              <w:rPr>
                <w:ins w:id="969" w:author="Sreekanth  Gopi" w:date="2022-12-11T06:09:00Z"/>
                <w:b/>
                <w:bCs/>
                <w:color w:val="212121"/>
              </w:rPr>
            </w:pPr>
            <w:ins w:id="970" w:author="Sreekanth  Gopi" w:date="2022-12-11T06:09:00Z">
              <w:r>
                <w:rPr>
                  <w:b/>
                  <w:bCs/>
                  <w:color w:val="212121"/>
                </w:rPr>
                <w:t>AdaBoost</w:t>
              </w:r>
            </w:ins>
          </w:p>
        </w:tc>
        <w:tc>
          <w:tcPr>
            <w:tcW w:w="1300" w:type="dxa"/>
            <w:tcBorders>
              <w:top w:val="nil"/>
              <w:left w:val="nil"/>
              <w:bottom w:val="single" w:sz="4" w:space="0" w:color="auto"/>
              <w:right w:val="single" w:sz="4" w:space="0" w:color="auto"/>
            </w:tcBorders>
            <w:shd w:val="clear" w:color="auto" w:fill="auto"/>
            <w:noWrap/>
            <w:vAlign w:val="bottom"/>
            <w:hideMark/>
          </w:tcPr>
          <w:p w14:paraId="25D3CC11" w14:textId="77777777" w:rsidR="007E0143" w:rsidRDefault="007E0143" w:rsidP="009A52AF">
            <w:pPr>
              <w:jc w:val="right"/>
              <w:rPr>
                <w:ins w:id="971" w:author="Sreekanth  Gopi" w:date="2022-12-11T06:09:00Z"/>
                <w:color w:val="212121"/>
              </w:rPr>
            </w:pPr>
            <w:ins w:id="972" w:author="Sreekanth  Gopi" w:date="2022-12-11T06:09:00Z">
              <w:r>
                <w:rPr>
                  <w:color w:val="212121"/>
                </w:rPr>
                <w:t>70%</w:t>
              </w:r>
            </w:ins>
          </w:p>
        </w:tc>
      </w:tr>
      <w:tr w:rsidR="007E0143" w14:paraId="71F9B9EA" w14:textId="77777777" w:rsidTr="009A52AF">
        <w:trPr>
          <w:trHeight w:val="320"/>
          <w:ins w:id="973"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797D957D" w14:textId="77777777" w:rsidR="007E0143" w:rsidRDefault="007E0143" w:rsidP="009A52AF">
            <w:pPr>
              <w:rPr>
                <w:ins w:id="974" w:author="Sreekanth  Gopi" w:date="2022-12-11T06:09:00Z"/>
                <w:b/>
                <w:bCs/>
                <w:color w:val="212121"/>
              </w:rPr>
            </w:pPr>
            <w:ins w:id="975" w:author="Sreekanth  Gopi" w:date="2022-12-11T06:09:00Z">
              <w:r>
                <w:rPr>
                  <w:b/>
                  <w:bCs/>
                  <w:color w:val="212121"/>
                </w:rPr>
                <w:t>Logistic Regression</w:t>
              </w:r>
            </w:ins>
          </w:p>
        </w:tc>
        <w:tc>
          <w:tcPr>
            <w:tcW w:w="1300" w:type="dxa"/>
            <w:tcBorders>
              <w:top w:val="nil"/>
              <w:left w:val="nil"/>
              <w:bottom w:val="single" w:sz="4" w:space="0" w:color="auto"/>
              <w:right w:val="single" w:sz="4" w:space="0" w:color="auto"/>
            </w:tcBorders>
            <w:shd w:val="clear" w:color="auto" w:fill="auto"/>
            <w:noWrap/>
            <w:vAlign w:val="bottom"/>
            <w:hideMark/>
          </w:tcPr>
          <w:p w14:paraId="61DCE2E8" w14:textId="77777777" w:rsidR="007E0143" w:rsidRDefault="007E0143" w:rsidP="009A52AF">
            <w:pPr>
              <w:jc w:val="right"/>
              <w:rPr>
                <w:ins w:id="976" w:author="Sreekanth  Gopi" w:date="2022-12-11T06:09:00Z"/>
                <w:color w:val="212121"/>
              </w:rPr>
            </w:pPr>
            <w:ins w:id="977" w:author="Sreekanth  Gopi" w:date="2022-12-11T06:09:00Z">
              <w:r>
                <w:rPr>
                  <w:color w:val="212121"/>
                </w:rPr>
                <w:t>68%</w:t>
              </w:r>
            </w:ins>
          </w:p>
        </w:tc>
      </w:tr>
      <w:tr w:rsidR="007E0143" w14:paraId="2CA050D1" w14:textId="77777777" w:rsidTr="009A52AF">
        <w:trPr>
          <w:trHeight w:val="320"/>
          <w:ins w:id="978"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145E4BD5" w14:textId="77777777" w:rsidR="007E0143" w:rsidRDefault="007E0143" w:rsidP="009A52AF">
            <w:pPr>
              <w:rPr>
                <w:ins w:id="979" w:author="Sreekanth  Gopi" w:date="2022-12-11T06:09:00Z"/>
                <w:b/>
                <w:bCs/>
                <w:color w:val="212121"/>
              </w:rPr>
            </w:pPr>
            <w:ins w:id="980" w:author="Sreekanth  Gopi" w:date="2022-12-11T06:09:00Z">
              <w:r>
                <w:rPr>
                  <w:b/>
                  <w:bCs/>
                  <w:color w:val="212121"/>
                </w:rPr>
                <w:t>Decision Tree</w:t>
              </w:r>
            </w:ins>
          </w:p>
        </w:tc>
        <w:tc>
          <w:tcPr>
            <w:tcW w:w="1300" w:type="dxa"/>
            <w:tcBorders>
              <w:top w:val="nil"/>
              <w:left w:val="nil"/>
              <w:bottom w:val="single" w:sz="4" w:space="0" w:color="auto"/>
              <w:right w:val="single" w:sz="4" w:space="0" w:color="auto"/>
            </w:tcBorders>
            <w:shd w:val="clear" w:color="auto" w:fill="auto"/>
            <w:noWrap/>
            <w:vAlign w:val="bottom"/>
            <w:hideMark/>
          </w:tcPr>
          <w:p w14:paraId="008FEDBE" w14:textId="77777777" w:rsidR="007E0143" w:rsidRDefault="007E0143" w:rsidP="009A52AF">
            <w:pPr>
              <w:jc w:val="right"/>
              <w:rPr>
                <w:ins w:id="981" w:author="Sreekanth  Gopi" w:date="2022-12-11T06:09:00Z"/>
                <w:color w:val="212121"/>
              </w:rPr>
            </w:pPr>
            <w:ins w:id="982" w:author="Sreekanth  Gopi" w:date="2022-12-11T06:09:00Z">
              <w:r>
                <w:rPr>
                  <w:color w:val="212121"/>
                </w:rPr>
                <w:t>64%</w:t>
              </w:r>
            </w:ins>
          </w:p>
        </w:tc>
      </w:tr>
      <w:tr w:rsidR="007E0143" w14:paraId="27D721DE" w14:textId="77777777" w:rsidTr="009A52AF">
        <w:trPr>
          <w:trHeight w:val="320"/>
          <w:ins w:id="983" w:author="Sreekanth  Gopi" w:date="2022-12-11T06:09:00Z"/>
        </w:trPr>
        <w:tc>
          <w:tcPr>
            <w:tcW w:w="2024" w:type="dxa"/>
            <w:tcBorders>
              <w:top w:val="nil"/>
              <w:left w:val="single" w:sz="4" w:space="0" w:color="auto"/>
              <w:bottom w:val="single" w:sz="4" w:space="0" w:color="auto"/>
              <w:right w:val="single" w:sz="4" w:space="0" w:color="auto"/>
            </w:tcBorders>
            <w:shd w:val="clear" w:color="auto" w:fill="auto"/>
            <w:noWrap/>
            <w:vAlign w:val="bottom"/>
            <w:hideMark/>
          </w:tcPr>
          <w:p w14:paraId="1D491DA6" w14:textId="77777777" w:rsidR="007E0143" w:rsidRDefault="007E0143" w:rsidP="009A52AF">
            <w:pPr>
              <w:rPr>
                <w:ins w:id="984" w:author="Sreekanth  Gopi" w:date="2022-12-11T06:09:00Z"/>
                <w:b/>
                <w:bCs/>
                <w:color w:val="212121"/>
              </w:rPr>
            </w:pPr>
            <w:ins w:id="985" w:author="Sreekanth  Gopi" w:date="2022-12-11T06:09:00Z">
              <w:r>
                <w:rPr>
                  <w:b/>
                  <w:bCs/>
                  <w:color w:val="212121"/>
                </w:rPr>
                <w:t>Naive Bayes</w:t>
              </w:r>
            </w:ins>
          </w:p>
        </w:tc>
        <w:tc>
          <w:tcPr>
            <w:tcW w:w="1300" w:type="dxa"/>
            <w:tcBorders>
              <w:top w:val="nil"/>
              <w:left w:val="nil"/>
              <w:bottom w:val="single" w:sz="4" w:space="0" w:color="auto"/>
              <w:right w:val="single" w:sz="4" w:space="0" w:color="auto"/>
            </w:tcBorders>
            <w:shd w:val="clear" w:color="auto" w:fill="auto"/>
            <w:noWrap/>
            <w:vAlign w:val="bottom"/>
            <w:hideMark/>
          </w:tcPr>
          <w:p w14:paraId="19031F5E" w14:textId="77777777" w:rsidR="007E0143" w:rsidRDefault="007E0143" w:rsidP="009A52AF">
            <w:pPr>
              <w:jc w:val="right"/>
              <w:rPr>
                <w:ins w:id="986" w:author="Sreekanth  Gopi" w:date="2022-12-11T06:09:00Z"/>
                <w:color w:val="212121"/>
              </w:rPr>
            </w:pPr>
            <w:ins w:id="987" w:author="Sreekanth  Gopi" w:date="2022-12-11T06:09:00Z">
              <w:r>
                <w:rPr>
                  <w:color w:val="212121"/>
                </w:rPr>
                <w:t>60%</w:t>
              </w:r>
            </w:ins>
          </w:p>
        </w:tc>
      </w:tr>
    </w:tbl>
    <w:p w14:paraId="033B1323" w14:textId="77777777" w:rsidR="007E0143" w:rsidRPr="002031FC" w:rsidRDefault="007E0143" w:rsidP="007E0143">
      <w:pPr>
        <w:autoSpaceDE w:val="0"/>
        <w:autoSpaceDN w:val="0"/>
        <w:adjustRightInd w:val="0"/>
        <w:spacing w:line="360" w:lineRule="auto"/>
        <w:rPr>
          <w:ins w:id="988" w:author="Sreekanth  Gopi" w:date="2022-12-11T06:09:00Z"/>
        </w:rPr>
      </w:pPr>
      <w:ins w:id="989" w:author="Sreekanth  Gopi" w:date="2022-12-11T06:09:00Z">
        <w:r>
          <w:rPr>
            <w:noProof/>
          </w:rPr>
          <mc:AlternateContent>
            <mc:Choice Requires="wps">
              <w:drawing>
                <wp:anchor distT="0" distB="0" distL="114300" distR="114300" simplePos="0" relativeHeight="251676672" behindDoc="0" locked="0" layoutInCell="1" allowOverlap="1" wp14:anchorId="6E204C36" wp14:editId="1573ABA7">
                  <wp:simplePos x="0" y="0"/>
                  <wp:positionH relativeFrom="column">
                    <wp:posOffset>-18228</wp:posOffset>
                  </wp:positionH>
                  <wp:positionV relativeFrom="paragraph">
                    <wp:posOffset>84455</wp:posOffset>
                  </wp:positionV>
                  <wp:extent cx="2318870" cy="313765"/>
                  <wp:effectExtent l="0" t="0" r="5715" b="3810"/>
                  <wp:wrapNone/>
                  <wp:docPr id="19" name="Text Box 19"/>
                  <wp:cNvGraphicFramePr/>
                  <a:graphic xmlns:a="http://schemas.openxmlformats.org/drawingml/2006/main">
                    <a:graphicData uri="http://schemas.microsoft.com/office/word/2010/wordprocessingShape">
                      <wps:wsp>
                        <wps:cNvSpPr txBox="1"/>
                        <wps:spPr>
                          <a:xfrm>
                            <a:off x="0" y="0"/>
                            <a:ext cx="2318870" cy="313765"/>
                          </a:xfrm>
                          <a:prstGeom prst="rect">
                            <a:avLst/>
                          </a:prstGeom>
                          <a:solidFill>
                            <a:schemeClr val="lt1"/>
                          </a:solidFill>
                          <a:ln w="6350">
                            <a:noFill/>
                          </a:ln>
                        </wps:spPr>
                        <wps:txbx>
                          <w:txbxContent>
                            <w:p w14:paraId="750AA91D" w14:textId="77777777" w:rsidR="007E0143" w:rsidRDefault="007E0143" w:rsidP="007E0143">
                              <w:r>
                                <w:t>Table 2: Classifiers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04C36" id="Text Box 19" o:spid="_x0000_s1032" type="#_x0000_t202" style="position:absolute;margin-left:-1.45pt;margin-top:6.65pt;width:182.6pt;height:2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" fillcolor="white [3201]" stroked="f" strokeweight=".5pt">
                  <v:textbox>
                    <w:txbxContent>
                      <w:p w14:paraId="750AA91D" w14:textId="77777777" w:rsidR="007E0143" w:rsidRDefault="007E0143" w:rsidP="007E0143">
                        <w:r>
                          <w:t>Table 2: Classifiers performance</w:t>
                        </w:r>
                      </w:p>
                    </w:txbxContent>
                  </v:textbox>
                </v:shape>
              </w:pict>
            </mc:Fallback>
          </mc:AlternateContent>
        </w:r>
      </w:ins>
    </w:p>
    <w:p w14:paraId="0C59DA81" w14:textId="77777777" w:rsidR="007E0143" w:rsidRDefault="007E0143" w:rsidP="007E0143">
      <w:pPr>
        <w:autoSpaceDE w:val="0"/>
        <w:autoSpaceDN w:val="0"/>
        <w:adjustRightInd w:val="0"/>
        <w:spacing w:line="360" w:lineRule="auto"/>
        <w:rPr>
          <w:ins w:id="990" w:author="Sreekanth  Gopi" w:date="2022-12-11T06:09:00Z"/>
        </w:rPr>
      </w:pPr>
    </w:p>
    <w:p w14:paraId="7D3A89D2" w14:textId="07B0EA05" w:rsidR="007E0143" w:rsidRDefault="00DD03E1" w:rsidP="006F57F2">
      <w:pPr>
        <w:autoSpaceDE w:val="0"/>
        <w:autoSpaceDN w:val="0"/>
        <w:adjustRightInd w:val="0"/>
        <w:spacing w:line="360" w:lineRule="auto"/>
        <w:rPr>
          <w:ins w:id="991" w:author="Sreekanth  Gopi" w:date="2022-12-11T06:14:00Z"/>
        </w:rPr>
      </w:pPr>
      <w:ins w:id="992" w:author="Sreekanth  Gopi" w:date="2022-12-11T06:14:00Z">
        <w:r>
          <w:rPr>
            <w:noProof/>
          </w:rPr>
          <w:drawing>
            <wp:inline distT="0" distB="0" distL="0" distR="0" wp14:anchorId="32933642" wp14:editId="549557D8">
              <wp:extent cx="4572000" cy="2743200"/>
              <wp:effectExtent l="0" t="0" r="12700" b="12700"/>
              <wp:docPr id="1" name="Chart 1">
                <a:extLst xmlns:a="http://schemas.openxmlformats.org/drawingml/2006/main">
                  <a:ext uri="{FF2B5EF4-FFF2-40B4-BE49-F238E27FC236}">
                    <a16:creationId xmlns:a16="http://schemas.microsoft.com/office/drawing/2014/main" id="{A27E5718-531C-CF49-CE59-CC6CF9124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290E6A0E" w14:textId="22429AFC" w:rsidR="00DD03E1" w:rsidRDefault="00DD03E1" w:rsidP="006F57F2">
      <w:pPr>
        <w:autoSpaceDE w:val="0"/>
        <w:autoSpaceDN w:val="0"/>
        <w:adjustRightInd w:val="0"/>
        <w:spacing w:line="360" w:lineRule="auto"/>
        <w:rPr>
          <w:ins w:id="993" w:author="Sreekanth  Gopi" w:date="2022-12-11T05:53:00Z"/>
        </w:rPr>
      </w:pPr>
      <w:ins w:id="994" w:author="Sreekanth  Gopi" w:date="2022-12-11T06:14:00Z">
        <w:r>
          <w:rPr>
            <w:noProof/>
          </w:rPr>
          <mc:AlternateContent>
            <mc:Choice Requires="wps">
              <w:drawing>
                <wp:anchor distT="0" distB="0" distL="114300" distR="114300" simplePos="0" relativeHeight="251680768" behindDoc="0" locked="0" layoutInCell="1" allowOverlap="1" wp14:anchorId="7040801A" wp14:editId="668C8E6B">
                  <wp:simplePos x="0" y="0"/>
                  <wp:positionH relativeFrom="column">
                    <wp:posOffset>0</wp:posOffset>
                  </wp:positionH>
                  <wp:positionV relativeFrom="paragraph">
                    <wp:posOffset>-635</wp:posOffset>
                  </wp:positionV>
                  <wp:extent cx="2318870" cy="313765"/>
                  <wp:effectExtent l="0" t="0" r="5715" b="3810"/>
                  <wp:wrapNone/>
                  <wp:docPr id="23" name="Text Box 23"/>
                  <wp:cNvGraphicFramePr/>
                  <a:graphic xmlns:a="http://schemas.openxmlformats.org/drawingml/2006/main">
                    <a:graphicData uri="http://schemas.microsoft.com/office/word/2010/wordprocessingShape">
                      <wps:wsp>
                        <wps:cNvSpPr txBox="1"/>
                        <wps:spPr>
                          <a:xfrm>
                            <a:off x="0" y="0"/>
                            <a:ext cx="2318870" cy="313765"/>
                          </a:xfrm>
                          <a:prstGeom prst="rect">
                            <a:avLst/>
                          </a:prstGeom>
                          <a:solidFill>
                            <a:schemeClr val="lt1"/>
                          </a:solidFill>
                          <a:ln w="6350">
                            <a:noFill/>
                          </a:ln>
                        </wps:spPr>
                        <wps:txbx>
                          <w:txbxContent>
                            <w:p w14:paraId="1CD0679B" w14:textId="3A1EB6DE" w:rsidR="00DD03E1" w:rsidRDefault="00DD03E1" w:rsidP="00DD03E1">
                              <w:del w:id="995" w:author="Sreekanth  Gopi" w:date="2022-12-11T06:14:00Z">
                                <w:r w:rsidDel="00DD03E1">
                                  <w:delText>Table 2</w:delText>
                                </w:r>
                              </w:del>
                              <w:ins w:id="996" w:author="Sreekanth  Gopi" w:date="2022-12-11T06:14:00Z">
                                <w:r>
                                  <w:t xml:space="preserve">Figure </w:t>
                                </w:r>
                              </w:ins>
                              <w:ins w:id="997" w:author="Sreekanth  Gopi" w:date="2022-12-11T06:16:00Z">
                                <w:r w:rsidR="00DB7574">
                                  <w:t>7</w:t>
                                </w:r>
                              </w:ins>
                              <w:r>
                                <w:t>: Classifiers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801A" id="Text Box 23" o:spid="_x0000_s1033" type="#_x0000_t202" style="position:absolute;margin-left:0;margin-top:-.05pt;width:182.6pt;height:2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" fillcolor="white [3201]" stroked="f" strokeweight=".5pt">
                  <v:textbox>
                    <w:txbxContent>
                      <w:p w14:paraId="1CD0679B" w14:textId="3A1EB6DE" w:rsidR="00DD03E1" w:rsidRDefault="00DD03E1" w:rsidP="00DD03E1">
                        <w:del w:id="998" w:author="Sreekanth  Gopi" w:date="2022-12-11T06:14:00Z">
                          <w:r w:rsidDel="00DD03E1">
                            <w:delText>Table 2</w:delText>
                          </w:r>
                        </w:del>
                        <w:ins w:id="999" w:author="Sreekanth  Gopi" w:date="2022-12-11T06:14:00Z">
                          <w:r>
                            <w:t xml:space="preserve">Figure </w:t>
                          </w:r>
                        </w:ins>
                        <w:ins w:id="1000" w:author="Sreekanth  Gopi" w:date="2022-12-11T06:16:00Z">
                          <w:r w:rsidR="00DB7574">
                            <w:t>7</w:t>
                          </w:r>
                        </w:ins>
                        <w:r>
                          <w:t>: Classifiers performance</w:t>
                        </w:r>
                      </w:p>
                    </w:txbxContent>
                  </v:textbox>
                </v:shape>
              </w:pict>
            </mc:Fallback>
          </mc:AlternateContent>
        </w:r>
      </w:ins>
    </w:p>
    <w:p w14:paraId="5D3EAF70" w14:textId="7AA3366F" w:rsidR="001E7F44" w:rsidRDefault="001E7F44" w:rsidP="006F57F2">
      <w:pPr>
        <w:autoSpaceDE w:val="0"/>
        <w:autoSpaceDN w:val="0"/>
        <w:adjustRightInd w:val="0"/>
        <w:spacing w:line="360" w:lineRule="auto"/>
        <w:rPr>
          <w:ins w:id="1001" w:author="Sreekanth  Gopi" w:date="2022-12-11T06:17:00Z"/>
        </w:rPr>
      </w:pPr>
    </w:p>
    <w:p w14:paraId="626C31C4" w14:textId="7773E045" w:rsidR="00DB7574" w:rsidRDefault="003F0562" w:rsidP="006F57F2">
      <w:pPr>
        <w:autoSpaceDE w:val="0"/>
        <w:autoSpaceDN w:val="0"/>
        <w:adjustRightInd w:val="0"/>
        <w:spacing w:line="360" w:lineRule="auto"/>
        <w:rPr>
          <w:ins w:id="1002" w:author="Sreekanth  Gopi" w:date="2022-12-11T06:52:00Z"/>
        </w:rPr>
      </w:pPr>
      <w:ins w:id="1003" w:author="Sreekanth  Gopi" w:date="2022-12-11T06:22:00Z">
        <w:r w:rsidRPr="003F0562">
          <w:t xml:space="preserve">We calculated the accuracy using </w:t>
        </w:r>
      </w:ins>
      <w:ins w:id="1004" w:author="Sreekanth  Gopi" w:date="2022-12-11T09:46:00Z">
        <w:r w:rsidR="00B042B0">
          <w:t xml:space="preserve">the </w:t>
        </w:r>
      </w:ins>
      <w:ins w:id="1005" w:author="Sreekanth  Gopi" w:date="2022-12-11T06:22:00Z">
        <w:r w:rsidRPr="003F0562">
          <w:t xml:space="preserve">metrics function of </w:t>
        </w:r>
      </w:ins>
      <w:ins w:id="1006" w:author="Sreekanth  Gopi" w:date="2022-12-11T09:46:00Z">
        <w:r w:rsidR="00B042B0">
          <w:t xml:space="preserve">the </w:t>
        </w:r>
        <w:proofErr w:type="spellStart"/>
        <w:r w:rsidR="00B042B0">
          <w:t>S</w:t>
        </w:r>
      </w:ins>
      <w:ins w:id="1007" w:author="Sreekanth  Gopi" w:date="2022-12-11T06:22:00Z">
        <w:r w:rsidRPr="003F0562">
          <w:t>klearn</w:t>
        </w:r>
        <w:proofErr w:type="spellEnd"/>
        <w:r w:rsidRPr="003F0562">
          <w:t xml:space="preserve"> library. </w:t>
        </w:r>
      </w:ins>
      <w:ins w:id="1008" w:author="Sreekanth  Gopi" w:date="2022-12-11T06:17:00Z">
        <w:r w:rsidR="00DB7574">
          <w:t xml:space="preserve">As we can see in table 2 and figure 7, the study produced </w:t>
        </w:r>
      </w:ins>
      <w:ins w:id="1009" w:author="Sreekanth  Gopi" w:date="2022-12-11T06:18:00Z">
        <w:r w:rsidR="00DB7574">
          <w:t>stable</w:t>
        </w:r>
      </w:ins>
      <w:ins w:id="1010" w:author="Sreekanth  Gopi" w:date="2022-12-11T06:17:00Z">
        <w:r w:rsidR="00DB7574">
          <w:t xml:space="preserve"> results. </w:t>
        </w:r>
      </w:ins>
      <w:ins w:id="1011" w:author="Sreekanth  Gopi" w:date="2022-12-11T06:18:00Z">
        <w:r w:rsidR="00DB7574">
          <w:t xml:space="preserve">KNN and Random Forest performed at best </w:t>
        </w:r>
      </w:ins>
      <w:ins w:id="1012" w:author="Sreekanth  Gopi" w:date="2022-12-11T06:19:00Z">
        <w:r w:rsidR="00DB7574">
          <w:t xml:space="preserve">(73%) </w:t>
        </w:r>
      </w:ins>
      <w:ins w:id="1013" w:author="Sreekanth  Gopi" w:date="2022-12-11T06:18:00Z">
        <w:r w:rsidR="00DB7574">
          <w:t>whereas Decision Tree and Logistic Regression prod</w:t>
        </w:r>
      </w:ins>
      <w:ins w:id="1014" w:author="Sreekanth  Gopi" w:date="2022-12-11T06:19:00Z">
        <w:r w:rsidR="00DB7574">
          <w:t xml:space="preserve">uced the least (60%). SVM, </w:t>
        </w:r>
      </w:ins>
      <w:ins w:id="1015" w:author="Sreekanth  Gopi" w:date="2022-12-11T06:21:00Z">
        <w:r w:rsidR="00F13D0D">
          <w:t xml:space="preserve">MLP, </w:t>
        </w:r>
      </w:ins>
      <w:proofErr w:type="spellStart"/>
      <w:ins w:id="1016" w:author="Sreekanth  Gopi" w:date="2022-12-11T06:19:00Z">
        <w:r w:rsidR="00DB7574">
          <w:t>XG</w:t>
        </w:r>
      </w:ins>
      <w:ins w:id="1017" w:author="Sreekanth  Gopi" w:date="2022-12-11T06:20:00Z">
        <w:r w:rsidR="00DB7574">
          <w:t>Boost</w:t>
        </w:r>
        <w:proofErr w:type="spellEnd"/>
        <w:r w:rsidR="00DB7574">
          <w:t xml:space="preserve">, Bagging, and AdaBoost produced almost the same result (70%). </w:t>
        </w:r>
      </w:ins>
      <w:ins w:id="1018" w:author="Sreekanth  Gopi" w:date="2022-12-11T06:52:00Z">
        <w:r w:rsidR="002F7FF4">
          <w:t xml:space="preserve">The confusion matrix shown below </w:t>
        </w:r>
      </w:ins>
      <w:ins w:id="1019" w:author="Sreekanth  Gopi" w:date="2022-12-11T10:25:00Z">
        <w:r w:rsidR="00C37D99">
          <w:t xml:space="preserve">in </w:t>
        </w:r>
      </w:ins>
      <w:ins w:id="1020" w:author="Sreekanth  Gopi" w:date="2022-12-11T06:52:00Z">
        <w:r w:rsidR="002F7FF4">
          <w:t>figures</w:t>
        </w:r>
      </w:ins>
      <w:ins w:id="1021" w:author="Sreekanth  Gopi" w:date="2022-12-11T06:55:00Z">
        <w:r w:rsidR="002F7FF4">
          <w:t xml:space="preserve"> 8a and 8b </w:t>
        </w:r>
      </w:ins>
      <w:ins w:id="1022" w:author="Sreekanth  Gopi" w:date="2022-12-11T09:47:00Z">
        <w:r w:rsidR="00B43DA0">
          <w:t>shows</w:t>
        </w:r>
      </w:ins>
      <w:ins w:id="1023" w:author="Sreekanth  Gopi" w:date="2022-12-11T06:55:00Z">
        <w:r w:rsidR="002F7FF4">
          <w:t xml:space="preserve"> that </w:t>
        </w:r>
      </w:ins>
      <w:ins w:id="1024" w:author="Sreekanth  Gopi" w:date="2022-12-11T06:57:00Z">
        <w:r w:rsidR="00EB4C71">
          <w:t xml:space="preserve">there was more error in predicting </w:t>
        </w:r>
      </w:ins>
      <w:ins w:id="1025" w:author="Sreekanth  Gopi" w:date="2022-12-11T07:00:00Z">
        <w:r w:rsidR="00EB4C71">
          <w:t xml:space="preserve">(184 vs </w:t>
        </w:r>
        <w:r w:rsidR="00EB4C71">
          <w:lastRenderedPageBreak/>
          <w:t>47). This could be because</w:t>
        </w:r>
      </w:ins>
      <w:ins w:id="1026" w:author="Sreekanth  Gopi" w:date="2022-12-11T07:01:00Z">
        <w:r w:rsidR="00EB4C71">
          <w:t xml:space="preserve"> the </w:t>
        </w:r>
        <w:r w:rsidR="00452690">
          <w:t>number of records</w:t>
        </w:r>
        <w:r w:rsidR="00EB4C71">
          <w:t xml:space="preserve"> of ADHD </w:t>
        </w:r>
      </w:ins>
      <w:ins w:id="1027" w:author="Sreekanth  Gopi" w:date="2022-12-11T07:02:00Z">
        <w:r w:rsidR="00452690">
          <w:t>taped</w:t>
        </w:r>
      </w:ins>
      <w:ins w:id="1028" w:author="Sreekanth  Gopi" w:date="2022-12-11T07:01:00Z">
        <w:r w:rsidR="00452690">
          <w:t xml:space="preserve"> in the experiment was</w:t>
        </w:r>
        <w:r w:rsidR="00EB4C71">
          <w:t xml:space="preserve"> 30% more than </w:t>
        </w:r>
        <w:r w:rsidR="00452690">
          <w:t>non-ADHD</w:t>
        </w:r>
      </w:ins>
      <w:ins w:id="1029" w:author="Sreekanth  Gopi" w:date="2022-12-11T07:02:00Z">
        <w:r w:rsidR="008B352C">
          <w:t xml:space="preserve"> (</w:t>
        </w:r>
        <w:r w:rsidR="008B352C" w:rsidRPr="002F7FF4">
          <w:t>Figure 8</w:t>
        </w:r>
        <w:r w:rsidR="008B352C">
          <w:t>a, 8b)</w:t>
        </w:r>
      </w:ins>
      <w:ins w:id="1030" w:author="Sreekanth  Gopi" w:date="2022-12-11T07:01:00Z">
        <w:r w:rsidR="00452690">
          <w:t xml:space="preserve">. </w:t>
        </w:r>
      </w:ins>
    </w:p>
    <w:p w14:paraId="732460D3" w14:textId="72CE3329" w:rsidR="002F7FF4" w:rsidRDefault="00EC2187" w:rsidP="002F7FF4">
      <w:pPr>
        <w:spacing w:before="100" w:beforeAutospacing="1" w:after="60"/>
        <w:rPr>
          <w:ins w:id="1031" w:author="Sreekanth  Gopi" w:date="2022-12-11T06:52:00Z"/>
          <w:rFonts w:ascii="Arial" w:hAnsi="Arial" w:cs="Arial"/>
          <w:color w:val="984806" w:themeColor="accent6" w:themeShade="80"/>
          <w:sz w:val="21"/>
          <w:szCs w:val="21"/>
        </w:rPr>
      </w:pPr>
      <w:r>
        <w:rPr>
          <w:rFonts w:ascii="Arial" w:hAnsi="Arial" w:cs="Arial"/>
          <w:noProof/>
          <w:color w:val="984806" w:themeColor="accent6" w:themeShade="80"/>
          <w:sz w:val="21"/>
          <w:szCs w:val="21"/>
        </w:rPr>
        <mc:AlternateContent>
          <mc:Choice Requires="wpg">
            <w:drawing>
              <wp:anchor distT="0" distB="0" distL="114300" distR="114300" simplePos="0" relativeHeight="251687936" behindDoc="0" locked="0" layoutInCell="1" allowOverlap="1" wp14:anchorId="6B8DA01B" wp14:editId="0E34AB45">
                <wp:simplePos x="0" y="0"/>
                <wp:positionH relativeFrom="column">
                  <wp:posOffset>23305</wp:posOffset>
                </wp:positionH>
                <wp:positionV relativeFrom="paragraph">
                  <wp:posOffset>177800</wp:posOffset>
                </wp:positionV>
                <wp:extent cx="5824070" cy="2051125"/>
                <wp:effectExtent l="0" t="0" r="5715" b="6350"/>
                <wp:wrapNone/>
                <wp:docPr id="37" name="Group 37"/>
                <wp:cNvGraphicFramePr/>
                <a:graphic xmlns:a="http://schemas.openxmlformats.org/drawingml/2006/main">
                  <a:graphicData uri="http://schemas.microsoft.com/office/word/2010/wordprocessingGroup">
                    <wpg:wgp>
                      <wpg:cNvGrpSpPr/>
                      <wpg:grpSpPr>
                        <a:xfrm>
                          <a:off x="0" y="0"/>
                          <a:ext cx="5824070" cy="2051125"/>
                          <a:chOff x="0" y="0"/>
                          <a:chExt cx="5824070" cy="2051125"/>
                        </a:xfrm>
                      </wpg:grpSpPr>
                      <pic:pic xmlns:pic="http://schemas.openxmlformats.org/drawingml/2006/picture">
                        <pic:nvPicPr>
                          <pic:cNvPr id="25" name="Picture 25" descr="Chart, treemap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46120" y="0"/>
                            <a:ext cx="2383155" cy="1736725"/>
                          </a:xfrm>
                          <a:prstGeom prst="rect">
                            <a:avLst/>
                          </a:prstGeom>
                        </pic:spPr>
                      </pic:pic>
                      <pic:pic xmlns:pic="http://schemas.openxmlformats.org/drawingml/2006/picture">
                        <pic:nvPicPr>
                          <pic:cNvPr id="27" name="Picture 27" descr="Chart, treemap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84425" cy="1736725"/>
                          </a:xfrm>
                          <a:prstGeom prst="rect">
                            <a:avLst/>
                          </a:prstGeom>
                        </pic:spPr>
                      </pic:pic>
                      <wps:wsp>
                        <wps:cNvPr id="24" name="Text Box 24"/>
                        <wps:cNvSpPr txBox="1"/>
                        <wps:spPr>
                          <a:xfrm>
                            <a:off x="0" y="1684020"/>
                            <a:ext cx="2318870" cy="313765"/>
                          </a:xfrm>
                          <a:prstGeom prst="rect">
                            <a:avLst/>
                          </a:prstGeom>
                          <a:solidFill>
                            <a:schemeClr val="lt1"/>
                          </a:solidFill>
                          <a:ln w="6350">
                            <a:noFill/>
                          </a:ln>
                        </wps:spPr>
                        <wps:txbx>
                          <w:txbxContent>
                            <w:p w14:paraId="1BA1867C" w14:textId="546584DF" w:rsidR="002F7FF4" w:rsidRPr="002F7FF4" w:rsidRDefault="002F7FF4" w:rsidP="002F7FF4">
                              <w:del w:id="1032" w:author="Sreekanth  Gopi" w:date="2022-12-11T06:14:00Z">
                                <w:r w:rsidRPr="002F7FF4" w:rsidDel="00DD03E1">
                                  <w:delText>Table 2</w:delText>
                                </w:r>
                              </w:del>
                              <w:ins w:id="1033" w:author="Sreekanth  Gopi" w:date="2022-12-11T06:14:00Z">
                                <w:r w:rsidRPr="002F7FF4">
                                  <w:t xml:space="preserve">Figure </w:t>
                                </w:r>
                              </w:ins>
                              <w:ins w:id="1034" w:author="Sreekanth  Gopi" w:date="2022-12-11T06:54:00Z">
                                <w:r w:rsidRPr="002F7FF4">
                                  <w:t>8a</w:t>
                                </w:r>
                              </w:ins>
                              <w:r w:rsidRPr="002F7FF4">
                                <w:t xml:space="preserve">: </w:t>
                              </w:r>
                              <w:ins w:id="1035" w:author="Sreekanth  Gopi" w:date="2022-12-11T06:54:00Z">
                                <w:r w:rsidRPr="002F7FF4">
                                  <w:rPr>
                                    <w:rPrChange w:id="1036" w:author="Sreekanth  Gopi" w:date="2022-12-11T06:56:00Z">
                                      <w:rPr>
                                        <w:rFonts w:ascii="Arial" w:hAnsi="Arial" w:cs="Arial"/>
                                        <w:color w:val="984806" w:themeColor="accent6" w:themeShade="80"/>
                                        <w:sz w:val="21"/>
                                        <w:szCs w:val="21"/>
                                      </w:rPr>
                                    </w:rPrChange>
                                  </w:rPr>
                                  <w:t xml:space="preserve">KNN: 75% </w:t>
                                </w:r>
                              </w:ins>
                              <w:del w:id="1037" w:author="Sreekanth  Gopi" w:date="2022-12-11T06:54:00Z">
                                <w:r w:rsidRPr="002F7FF4" w:rsidDel="002F7FF4">
                                  <w:delText>Classifiers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505200" y="1737360"/>
                            <a:ext cx="2318870" cy="313765"/>
                          </a:xfrm>
                          <a:prstGeom prst="rect">
                            <a:avLst/>
                          </a:prstGeom>
                          <a:solidFill>
                            <a:schemeClr val="lt1"/>
                          </a:solidFill>
                          <a:ln w="6350">
                            <a:noFill/>
                          </a:ln>
                        </wps:spPr>
                        <wps:txbx>
                          <w:txbxContent>
                            <w:p w14:paraId="48C6DE28" w14:textId="77777777" w:rsidR="002F7FF4" w:rsidRPr="002F7FF4" w:rsidRDefault="002F7FF4" w:rsidP="002F7FF4">
                              <w:pPr>
                                <w:spacing w:before="100" w:beforeAutospacing="1" w:after="60"/>
                                <w:rPr>
                                  <w:ins w:id="1038" w:author="Sreekanth  Gopi" w:date="2022-12-11T06:54:00Z"/>
                                  <w:rPrChange w:id="1039" w:author="Sreekanth  Gopi" w:date="2022-12-11T06:56:00Z">
                                    <w:rPr>
                                      <w:ins w:id="1040" w:author="Sreekanth  Gopi" w:date="2022-12-11T06:54:00Z"/>
                                      <w:rFonts w:ascii="Arial" w:hAnsi="Arial" w:cs="Arial"/>
                                      <w:color w:val="984806" w:themeColor="accent6" w:themeShade="80"/>
                                      <w:sz w:val="21"/>
                                      <w:szCs w:val="21"/>
                                    </w:rPr>
                                  </w:rPrChange>
                                </w:rPr>
                              </w:pPr>
                              <w:del w:id="1041" w:author="Sreekanth  Gopi" w:date="2022-12-11T06:14:00Z">
                                <w:r w:rsidRPr="002F7FF4" w:rsidDel="00DD03E1">
                                  <w:delText>Table 2</w:delText>
                                </w:r>
                              </w:del>
                              <w:ins w:id="1042" w:author="Sreekanth  Gopi" w:date="2022-12-11T06:14:00Z">
                                <w:r w:rsidRPr="002F7FF4">
                                  <w:t xml:space="preserve">Figure </w:t>
                                </w:r>
                              </w:ins>
                              <w:ins w:id="1043" w:author="Sreekanth  Gopi" w:date="2022-12-11T06:54:00Z">
                                <w:r w:rsidRPr="002F7FF4">
                                  <w:t>8</w:t>
                                </w:r>
                                <w:r w:rsidRPr="002F7FF4">
                                  <w:t>b</w:t>
                                </w:r>
                              </w:ins>
                              <w:r w:rsidRPr="002F7FF4">
                                <w:t xml:space="preserve">: </w:t>
                              </w:r>
                              <w:ins w:id="1044" w:author="Sreekanth  Gopi" w:date="2022-12-11T06:54:00Z">
                                <w:r w:rsidRPr="002F7FF4">
                                  <w:rPr>
                                    <w:rPrChange w:id="1045" w:author="Sreekanth  Gopi" w:date="2022-12-11T06:56:00Z">
                                      <w:rPr>
                                        <w:rFonts w:ascii="Arial" w:hAnsi="Arial" w:cs="Arial"/>
                                        <w:color w:val="984806" w:themeColor="accent6" w:themeShade="80"/>
                                        <w:sz w:val="21"/>
                                        <w:szCs w:val="21"/>
                                      </w:rPr>
                                    </w:rPrChange>
                                  </w:rPr>
                                  <w:t>Naïve Bayes: 60%</w:t>
                                </w:r>
                              </w:ins>
                            </w:p>
                            <w:p w14:paraId="6FAC7BF7" w14:textId="10457AED" w:rsidR="002F7FF4" w:rsidRDefault="002F7FF4" w:rsidP="002F7FF4">
                              <w:del w:id="1046" w:author="Sreekanth  Gopi" w:date="2022-12-11T06:54:00Z">
                                <w:r w:rsidDel="002F7FF4">
                                  <w:delText>Classifiers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8DA01B" id="Group 37" o:spid="_x0000_s1034" style="position:absolute;margin-left:1.85pt;margin-top:14pt;width:458.6pt;height:161.5pt;z-index:251687936" coordsize="58240,205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5" type="#_x0000_t75" alt="Chart, treemap chart&#10;&#10;Description automatically generated" style="position:absolute;left:32461;width:23831;height:17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">
                  <v:imagedata r:id="rId23" o:title="Chart, treemap chart&#10;&#10;Description automatically generated"/>
                </v:shape>
                <v:shape id="Picture 27" o:spid="_x0000_s1036" type="#_x0000_t75" alt="Chart, treemap chart&#10;&#10;Description automatically generated" style="position:absolute;width:23844;height:173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">
                  <v:imagedata r:id="rId24" o:title="Chart, treemap chart&#10;&#10;Description automatically generated"/>
                </v:shape>
                <v:shape id="Text Box 24" o:spid="_x0000_s1037" type="#_x0000_t202" style="position:absolute;top:16840;width:23188;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14:paraId="1BA1867C" w14:textId="546584DF" w:rsidR="002F7FF4" w:rsidRPr="002F7FF4" w:rsidRDefault="002F7FF4" w:rsidP="002F7FF4">
                        <w:del w:id="1047" w:author="Sreekanth  Gopi" w:date="2022-12-11T06:14:00Z">
                          <w:r w:rsidRPr="002F7FF4" w:rsidDel="00DD03E1">
                            <w:delText>Table 2</w:delText>
                          </w:r>
                        </w:del>
                        <w:ins w:id="1048" w:author="Sreekanth  Gopi" w:date="2022-12-11T06:14:00Z">
                          <w:r w:rsidRPr="002F7FF4">
                            <w:t xml:space="preserve">Figure </w:t>
                          </w:r>
                        </w:ins>
                        <w:ins w:id="1049" w:author="Sreekanth  Gopi" w:date="2022-12-11T06:54:00Z">
                          <w:r w:rsidRPr="002F7FF4">
                            <w:t>8a</w:t>
                          </w:r>
                        </w:ins>
                        <w:r w:rsidRPr="002F7FF4">
                          <w:t xml:space="preserve">: </w:t>
                        </w:r>
                        <w:ins w:id="1050" w:author="Sreekanth  Gopi" w:date="2022-12-11T06:54:00Z">
                          <w:r w:rsidRPr="002F7FF4">
                            <w:rPr>
                              <w:rPrChange w:id="1051" w:author="Sreekanth  Gopi" w:date="2022-12-11T06:56:00Z">
                                <w:rPr>
                                  <w:rFonts w:ascii="Arial" w:hAnsi="Arial" w:cs="Arial"/>
                                  <w:color w:val="984806" w:themeColor="accent6" w:themeShade="80"/>
                                  <w:sz w:val="21"/>
                                  <w:szCs w:val="21"/>
                                </w:rPr>
                              </w:rPrChange>
                            </w:rPr>
                            <w:t xml:space="preserve">KNN: 75% </w:t>
                          </w:r>
                        </w:ins>
                        <w:del w:id="1052" w:author="Sreekanth  Gopi" w:date="2022-12-11T06:54:00Z">
                          <w:r w:rsidRPr="002F7FF4" w:rsidDel="002F7FF4">
                            <w:delText>Classifiers performance</w:delText>
                          </w:r>
                        </w:del>
                      </w:p>
                    </w:txbxContent>
                  </v:textbox>
                </v:shape>
                <v:shape id="Text Box 26" o:spid="_x0000_s1038" type="#_x0000_t202" style="position:absolute;left:35052;top:17373;width:23188;height:3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MaZ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" fillcolor="white [3201]" stroked="f" strokeweight=".5pt">
                  <v:textbox>
                    <w:txbxContent>
                      <w:p w14:paraId="48C6DE28" w14:textId="77777777" w:rsidR="002F7FF4" w:rsidRPr="002F7FF4" w:rsidRDefault="002F7FF4" w:rsidP="002F7FF4">
                        <w:pPr>
                          <w:spacing w:before="100" w:beforeAutospacing="1" w:after="60"/>
                          <w:rPr>
                            <w:ins w:id="1053" w:author="Sreekanth  Gopi" w:date="2022-12-11T06:54:00Z"/>
                            <w:rPrChange w:id="1054" w:author="Sreekanth  Gopi" w:date="2022-12-11T06:56:00Z">
                              <w:rPr>
                                <w:ins w:id="1055" w:author="Sreekanth  Gopi" w:date="2022-12-11T06:54:00Z"/>
                                <w:rFonts w:ascii="Arial" w:hAnsi="Arial" w:cs="Arial"/>
                                <w:color w:val="984806" w:themeColor="accent6" w:themeShade="80"/>
                                <w:sz w:val="21"/>
                                <w:szCs w:val="21"/>
                              </w:rPr>
                            </w:rPrChange>
                          </w:rPr>
                        </w:pPr>
                        <w:del w:id="1056" w:author="Sreekanth  Gopi" w:date="2022-12-11T06:14:00Z">
                          <w:r w:rsidRPr="002F7FF4" w:rsidDel="00DD03E1">
                            <w:delText>Table 2</w:delText>
                          </w:r>
                        </w:del>
                        <w:ins w:id="1057" w:author="Sreekanth  Gopi" w:date="2022-12-11T06:14:00Z">
                          <w:r w:rsidRPr="002F7FF4">
                            <w:t xml:space="preserve">Figure </w:t>
                          </w:r>
                        </w:ins>
                        <w:ins w:id="1058" w:author="Sreekanth  Gopi" w:date="2022-12-11T06:54:00Z">
                          <w:r w:rsidRPr="002F7FF4">
                            <w:t>8</w:t>
                          </w:r>
                          <w:r w:rsidRPr="002F7FF4">
                            <w:t>b</w:t>
                          </w:r>
                        </w:ins>
                        <w:r w:rsidRPr="002F7FF4">
                          <w:t xml:space="preserve">: </w:t>
                        </w:r>
                        <w:ins w:id="1059" w:author="Sreekanth  Gopi" w:date="2022-12-11T06:54:00Z">
                          <w:r w:rsidRPr="002F7FF4">
                            <w:rPr>
                              <w:rPrChange w:id="1060" w:author="Sreekanth  Gopi" w:date="2022-12-11T06:56:00Z">
                                <w:rPr>
                                  <w:rFonts w:ascii="Arial" w:hAnsi="Arial" w:cs="Arial"/>
                                  <w:color w:val="984806" w:themeColor="accent6" w:themeShade="80"/>
                                  <w:sz w:val="21"/>
                                  <w:szCs w:val="21"/>
                                </w:rPr>
                              </w:rPrChange>
                            </w:rPr>
                            <w:t>Naïve Bayes: 60%</w:t>
                          </w:r>
                        </w:ins>
                      </w:p>
                      <w:p w14:paraId="6FAC7BF7" w14:textId="10457AED" w:rsidR="002F7FF4" w:rsidRDefault="002F7FF4" w:rsidP="002F7FF4">
                        <w:del w:id="1061" w:author="Sreekanth  Gopi" w:date="2022-12-11T06:54:00Z">
                          <w:r w:rsidDel="002F7FF4">
                            <w:delText>Classifiers performance</w:delText>
                          </w:r>
                        </w:del>
                      </w:p>
                    </w:txbxContent>
                  </v:textbox>
                </v:shape>
              </v:group>
            </w:pict>
          </mc:Fallback>
        </mc:AlternateContent>
      </w:r>
    </w:p>
    <w:p w14:paraId="194A375F" w14:textId="18FDC5FF" w:rsidR="002F7FF4" w:rsidRDefault="002F7FF4" w:rsidP="002F7FF4">
      <w:pPr>
        <w:spacing w:before="100" w:beforeAutospacing="1" w:after="60"/>
        <w:rPr>
          <w:ins w:id="1062" w:author="Sreekanth  Gopi" w:date="2022-12-11T06:53:00Z"/>
          <w:rFonts w:ascii="Arial" w:hAnsi="Arial" w:cs="Arial"/>
          <w:color w:val="984806" w:themeColor="accent6" w:themeShade="80"/>
          <w:sz w:val="21"/>
          <w:szCs w:val="21"/>
        </w:rPr>
      </w:pPr>
    </w:p>
    <w:p w14:paraId="7AAE3BAB" w14:textId="3EEF9C7D" w:rsidR="002F7FF4" w:rsidRDefault="002F7FF4" w:rsidP="002F7FF4">
      <w:pPr>
        <w:autoSpaceDE w:val="0"/>
        <w:autoSpaceDN w:val="0"/>
        <w:adjustRightInd w:val="0"/>
        <w:spacing w:line="360" w:lineRule="auto"/>
        <w:rPr>
          <w:ins w:id="1063" w:author="Sreekanth  Gopi" w:date="2022-12-11T06:52:00Z"/>
        </w:rPr>
      </w:pPr>
    </w:p>
    <w:p w14:paraId="0933F939" w14:textId="77777777" w:rsidR="002F7FF4" w:rsidRDefault="002F7FF4" w:rsidP="002F7FF4">
      <w:pPr>
        <w:autoSpaceDE w:val="0"/>
        <w:autoSpaceDN w:val="0"/>
        <w:adjustRightInd w:val="0"/>
        <w:spacing w:line="360" w:lineRule="auto"/>
        <w:jc w:val="center"/>
        <w:rPr>
          <w:ins w:id="1064" w:author="Sreekanth  Gopi" w:date="2022-12-11T06:52:00Z"/>
        </w:rPr>
      </w:pPr>
    </w:p>
    <w:p w14:paraId="29ECBAFA" w14:textId="77777777" w:rsidR="002F7FF4" w:rsidRDefault="002F7FF4" w:rsidP="002F7FF4">
      <w:pPr>
        <w:autoSpaceDE w:val="0"/>
        <w:autoSpaceDN w:val="0"/>
        <w:adjustRightInd w:val="0"/>
        <w:spacing w:line="360" w:lineRule="auto"/>
        <w:rPr>
          <w:ins w:id="1065" w:author="Sreekanth  Gopi" w:date="2022-12-11T06:52:00Z"/>
          <w:b/>
          <w:bCs/>
        </w:rPr>
      </w:pPr>
    </w:p>
    <w:p w14:paraId="5B6906B9" w14:textId="77777777" w:rsidR="002F7FF4" w:rsidRDefault="002F7FF4" w:rsidP="002F7FF4">
      <w:pPr>
        <w:spacing w:before="100" w:beforeAutospacing="1" w:after="60"/>
        <w:rPr>
          <w:ins w:id="1066" w:author="Sreekanth  Gopi" w:date="2022-12-11T06:53:00Z"/>
          <w:rFonts w:ascii="Arial" w:hAnsi="Arial" w:cs="Arial"/>
          <w:color w:val="984806" w:themeColor="accent6" w:themeShade="80"/>
          <w:sz w:val="21"/>
          <w:szCs w:val="21"/>
        </w:rPr>
      </w:pPr>
    </w:p>
    <w:p w14:paraId="07B85B85" w14:textId="78C2387F" w:rsidR="00955714" w:rsidRDefault="00955714" w:rsidP="00AB16B8">
      <w:pPr>
        <w:autoSpaceDE w:val="0"/>
        <w:autoSpaceDN w:val="0"/>
        <w:adjustRightInd w:val="0"/>
        <w:spacing w:line="360" w:lineRule="auto"/>
        <w:rPr>
          <w:ins w:id="1067" w:author="Sreekanth  Gopi" w:date="2022-12-11T10:36:00Z"/>
          <w:rFonts w:ascii="Arial" w:hAnsi="Arial" w:cs="Arial"/>
          <w:color w:val="984806" w:themeColor="accent6" w:themeShade="80"/>
          <w:sz w:val="21"/>
          <w:szCs w:val="21"/>
        </w:rPr>
      </w:pPr>
    </w:p>
    <w:p w14:paraId="4DFE5327" w14:textId="77777777" w:rsidR="00B86EE1" w:rsidRDefault="00B86EE1" w:rsidP="00AB16B8">
      <w:pPr>
        <w:autoSpaceDE w:val="0"/>
        <w:autoSpaceDN w:val="0"/>
        <w:adjustRightInd w:val="0"/>
        <w:spacing w:line="360" w:lineRule="auto"/>
        <w:rPr>
          <w:ins w:id="1068" w:author="Sreekanth  Gopi" w:date="2022-12-11T08:35:00Z"/>
          <w:rFonts w:ascii="Arial" w:hAnsi="Arial" w:cs="Arial"/>
          <w:color w:val="984806" w:themeColor="accent6" w:themeShade="80"/>
          <w:sz w:val="21"/>
          <w:szCs w:val="21"/>
        </w:rPr>
      </w:pPr>
    </w:p>
    <w:p w14:paraId="69174C12" w14:textId="6D817B73" w:rsidR="00B64627" w:rsidRDefault="00AB793D" w:rsidP="00AB16B8">
      <w:pPr>
        <w:autoSpaceDE w:val="0"/>
        <w:autoSpaceDN w:val="0"/>
        <w:adjustRightInd w:val="0"/>
        <w:spacing w:line="360" w:lineRule="auto"/>
        <w:rPr>
          <w:ins w:id="1069" w:author="Sreekanth  Gopi" w:date="2022-12-11T07:39:00Z"/>
        </w:rPr>
      </w:pPr>
      <w:ins w:id="1070" w:author="Sreekanth  Gopi" w:date="2022-12-11T10:35:00Z">
        <w:r>
          <w:rPr>
            <w:noProof/>
          </w:rPr>
          <mc:AlternateContent>
            <mc:Choice Requires="wps">
              <w:drawing>
                <wp:anchor distT="0" distB="0" distL="114300" distR="114300" simplePos="0" relativeHeight="251715584" behindDoc="0" locked="0" layoutInCell="1" allowOverlap="1" wp14:anchorId="044F841C" wp14:editId="4CEC5E34">
                  <wp:simplePos x="0" y="0"/>
                  <wp:positionH relativeFrom="column">
                    <wp:posOffset>35755</wp:posOffset>
                  </wp:positionH>
                  <wp:positionV relativeFrom="paragraph">
                    <wp:posOffset>2256205</wp:posOffset>
                  </wp:positionV>
                  <wp:extent cx="2642400" cy="302400"/>
                  <wp:effectExtent l="0" t="0" r="12065" b="15240"/>
                  <wp:wrapNone/>
                  <wp:docPr id="50" name="Text Box 50"/>
                  <wp:cNvGraphicFramePr/>
                  <a:graphic xmlns:a="http://schemas.openxmlformats.org/drawingml/2006/main">
                    <a:graphicData uri="http://schemas.microsoft.com/office/word/2010/wordprocessingShape">
                      <wps:wsp>
                        <wps:cNvSpPr txBox="1"/>
                        <wps:spPr>
                          <a:xfrm>
                            <a:off x="0" y="0"/>
                            <a:ext cx="2642400" cy="302400"/>
                          </a:xfrm>
                          <a:prstGeom prst="rect">
                            <a:avLst/>
                          </a:prstGeom>
                          <a:solidFill>
                            <a:schemeClr val="lt1"/>
                          </a:solidFill>
                          <a:ln w="6350">
                            <a:solidFill>
                              <a:prstClr val="black"/>
                            </a:solidFill>
                          </a:ln>
                        </wps:spPr>
                        <wps:txbx>
                          <w:txbxContent>
                            <w:p w14:paraId="0DBDBBFD" w14:textId="31B882ED" w:rsidR="006924AB" w:rsidRDefault="006924AB">
                              <w:ins w:id="1071" w:author="Sreekanth  Gopi" w:date="2022-12-11T10:35:00Z">
                                <w:r>
                                  <w:t>Figure 8c: Classification Report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F841C" id="Text Box 50" o:spid="_x0000_s1039" type="#_x0000_t202" style="position:absolute;margin-left:2.8pt;margin-top:177.65pt;width:208.05pt;height:2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" fillcolor="white [3201]" strokeweight=".5pt">
                  <v:textbox>
                    <w:txbxContent>
                      <w:p w14:paraId="0DBDBBFD" w14:textId="31B882ED" w:rsidR="006924AB" w:rsidRDefault="006924AB">
                        <w:ins w:id="1072" w:author="Sreekanth  Gopi" w:date="2022-12-11T10:35:00Z">
                          <w:r>
                            <w:t>Figure 8c: Classification Report</w:t>
                          </w:r>
                        </w:ins>
                      </w:p>
                    </w:txbxContent>
                  </v:textbox>
                </v:shape>
              </w:pict>
            </mc:Fallback>
          </mc:AlternateContent>
        </w:r>
      </w:ins>
      <w:ins w:id="1073" w:author="Sreekanth  Gopi" w:date="2022-12-11T10:34:00Z">
        <w:r w:rsidR="006924AB">
          <w:rPr>
            <w:noProof/>
          </w:rPr>
          <w:drawing>
            <wp:inline distT="0" distB="0" distL="0" distR="0" wp14:anchorId="44C2BAD1" wp14:editId="63269F9C">
              <wp:extent cx="3398400" cy="2257248"/>
              <wp:effectExtent l="0" t="0" r="5715" b="381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835" cy="2283441"/>
                      </a:xfrm>
                      <a:prstGeom prst="rect">
                        <a:avLst/>
                      </a:prstGeom>
                    </pic:spPr>
                  </pic:pic>
                </a:graphicData>
              </a:graphic>
            </wp:inline>
          </w:drawing>
        </w:r>
      </w:ins>
      <w:r w:rsidR="00F9092A">
        <w:rPr>
          <w:noProof/>
        </w:rPr>
        <mc:AlternateContent>
          <mc:Choice Requires="wpg">
            <w:drawing>
              <wp:anchor distT="0" distB="0" distL="114300" distR="114300" simplePos="0" relativeHeight="251705344" behindDoc="0" locked="0" layoutInCell="1" allowOverlap="1" wp14:anchorId="32609576" wp14:editId="169E4A84">
                <wp:simplePos x="0" y="0"/>
                <wp:positionH relativeFrom="column">
                  <wp:posOffset>0</wp:posOffset>
                </wp:positionH>
                <wp:positionV relativeFrom="paragraph">
                  <wp:posOffset>-7729855</wp:posOffset>
                </wp:positionV>
                <wp:extent cx="4030980" cy="3201745"/>
                <wp:effectExtent l="0" t="0" r="0" b="0"/>
                <wp:wrapNone/>
                <wp:docPr id="39" name="Group 39"/>
                <wp:cNvGraphicFramePr/>
                <a:graphic xmlns:a="http://schemas.openxmlformats.org/drawingml/2006/main">
                  <a:graphicData uri="http://schemas.microsoft.com/office/word/2010/wordprocessingGroup">
                    <wpg:wgp>
                      <wpg:cNvGrpSpPr/>
                      <wpg:grpSpPr>
                        <a:xfrm>
                          <a:off x="0" y="0"/>
                          <a:ext cx="4030980" cy="3201745"/>
                          <a:chOff x="0" y="0"/>
                          <a:chExt cx="4030980" cy="3201745"/>
                        </a:xfrm>
                      </wpg:grpSpPr>
                      <pic:pic xmlns:pic="http://schemas.openxmlformats.org/drawingml/2006/picture">
                        <pic:nvPicPr>
                          <pic:cNvPr id="33" name="Picture 33" descr="Tabl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30980" cy="2677160"/>
                          </a:xfrm>
                          <a:prstGeom prst="rect">
                            <a:avLst/>
                          </a:prstGeom>
                        </pic:spPr>
                      </pic:pic>
                      <wps:wsp>
                        <wps:cNvPr id="38" name="Text Box 38"/>
                        <wps:cNvSpPr txBox="1"/>
                        <wps:spPr>
                          <a:xfrm>
                            <a:off x="0" y="2887980"/>
                            <a:ext cx="2318870" cy="313765"/>
                          </a:xfrm>
                          <a:prstGeom prst="rect">
                            <a:avLst/>
                          </a:prstGeom>
                          <a:solidFill>
                            <a:schemeClr val="lt1"/>
                          </a:solidFill>
                          <a:ln w="6350">
                            <a:noFill/>
                          </a:ln>
                        </wps:spPr>
                        <wps:txbx>
                          <w:txbxContent>
                            <w:p w14:paraId="04FA84F0" w14:textId="2997C6E9" w:rsidR="00EC2187" w:rsidRDefault="00EC2187" w:rsidP="00EC2187">
                              <w:del w:id="1074" w:author="Sreekanth  Gopi" w:date="2022-12-11T06:14:00Z">
                                <w:r w:rsidDel="00DD03E1">
                                  <w:delText>Table 2</w:delText>
                                </w:r>
                              </w:del>
                              <w:ins w:id="1075" w:author="Sreekanth  Gopi" w:date="2022-12-11T06:14:00Z">
                                <w:r>
                                  <w:t xml:space="preserve">Figure </w:t>
                                </w:r>
                              </w:ins>
                              <w:ins w:id="1076" w:author="Sreekanth  Gopi" w:date="2022-12-11T07:52:00Z">
                                <w:r>
                                  <w:t>8c</w:t>
                                </w:r>
                              </w:ins>
                              <w:r>
                                <w:t>: Classifi</w:t>
                              </w:r>
                              <w:ins w:id="1077" w:author="Sreekanth  Gopi" w:date="2022-12-11T07:52:00Z">
                                <w:r>
                                  <w:t>cation Report</w:t>
                                </w:r>
                              </w:ins>
                              <w:del w:id="1078" w:author="Sreekanth  Gopi" w:date="2022-12-11T07:52:00Z">
                                <w:r w:rsidDel="00EC2187">
                                  <w:delText>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609576" id="Group 39" o:spid="_x0000_s1040" style="position:absolute;margin-left:0;margin-top:-608.65pt;width:317.4pt;height:252.1pt;z-index:251705344" coordsize="40309,320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">
                <v:shape id="Picture 33" o:spid="_x0000_s1041" type="#_x0000_t75" alt="Table&#10;&#10;Description automatically generated" style="position:absolute;width:40309;height:26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">
                  <v:imagedata r:id="rId26" o:title="Table&#10;&#10;Description automatically generated"/>
                </v:shape>
                <v:shape id="Text Box 38" o:spid="_x0000_s1042" type="#_x0000_t202" style="position:absolute;top:28879;width:23188;height:31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" fillcolor="white [3201]" stroked="f" strokeweight=".5pt">
                  <v:textbox>
                    <w:txbxContent>
                      <w:p w14:paraId="04FA84F0" w14:textId="2997C6E9" w:rsidR="00EC2187" w:rsidRDefault="00EC2187" w:rsidP="00EC2187">
                        <w:del w:id="1079" w:author="Sreekanth  Gopi" w:date="2022-12-11T06:14:00Z">
                          <w:r w:rsidDel="00DD03E1">
                            <w:delText>Table 2</w:delText>
                          </w:r>
                        </w:del>
                        <w:ins w:id="1080" w:author="Sreekanth  Gopi" w:date="2022-12-11T06:14:00Z">
                          <w:r>
                            <w:t xml:space="preserve">Figure </w:t>
                          </w:r>
                        </w:ins>
                        <w:ins w:id="1081" w:author="Sreekanth  Gopi" w:date="2022-12-11T07:52:00Z">
                          <w:r>
                            <w:t>8c</w:t>
                          </w:r>
                        </w:ins>
                        <w:r>
                          <w:t>: Classifi</w:t>
                        </w:r>
                        <w:ins w:id="1082" w:author="Sreekanth  Gopi" w:date="2022-12-11T07:52:00Z">
                          <w:r>
                            <w:t>cation Report</w:t>
                          </w:r>
                        </w:ins>
                        <w:del w:id="1083" w:author="Sreekanth  Gopi" w:date="2022-12-11T07:52:00Z">
                          <w:r w:rsidDel="00EC2187">
                            <w:delText>ers performance</w:delText>
                          </w:r>
                        </w:del>
                      </w:p>
                    </w:txbxContent>
                  </v:textbox>
                </v:shape>
              </v:group>
            </w:pict>
          </mc:Fallback>
        </mc:AlternateContent>
      </w:r>
    </w:p>
    <w:p w14:paraId="6E801FFA" w14:textId="518B712C" w:rsidR="006924AB" w:rsidRDefault="006924AB" w:rsidP="00AB16B8">
      <w:pPr>
        <w:autoSpaceDE w:val="0"/>
        <w:autoSpaceDN w:val="0"/>
        <w:adjustRightInd w:val="0"/>
        <w:spacing w:line="360" w:lineRule="auto"/>
        <w:rPr>
          <w:ins w:id="1084" w:author="Sreekanth  Gopi" w:date="2022-12-11T10:34:00Z"/>
        </w:rPr>
      </w:pPr>
    </w:p>
    <w:p w14:paraId="71BCA17A" w14:textId="77777777" w:rsidR="00B86EE1" w:rsidRDefault="00B86EE1" w:rsidP="00AB16B8">
      <w:pPr>
        <w:autoSpaceDE w:val="0"/>
        <w:autoSpaceDN w:val="0"/>
        <w:adjustRightInd w:val="0"/>
        <w:spacing w:line="360" w:lineRule="auto"/>
        <w:rPr>
          <w:ins w:id="1085" w:author="Sreekanth  Gopi" w:date="2022-12-11T10:36:00Z"/>
        </w:rPr>
      </w:pPr>
    </w:p>
    <w:p w14:paraId="37A99BE5" w14:textId="59FA4883" w:rsidR="00E5051C" w:rsidRDefault="00CF210F" w:rsidP="00AB16B8">
      <w:pPr>
        <w:autoSpaceDE w:val="0"/>
        <w:autoSpaceDN w:val="0"/>
        <w:adjustRightInd w:val="0"/>
        <w:spacing w:line="360" w:lineRule="auto"/>
        <w:rPr>
          <w:ins w:id="1086" w:author="Sreekanth  Gopi" w:date="2022-12-11T07:49:00Z"/>
        </w:rPr>
      </w:pPr>
      <w:ins w:id="1087" w:author="Sreekanth  Gopi" w:date="2022-12-11T07:39:00Z">
        <w:r>
          <w:t xml:space="preserve">As </w:t>
        </w:r>
      </w:ins>
      <w:ins w:id="1088" w:author="Sreekanth  Gopi" w:date="2022-12-11T07:40:00Z">
        <w:r>
          <w:t>seen in figure 8c, the classification report produced an F1 score of 77,</w:t>
        </w:r>
      </w:ins>
      <w:ins w:id="1089" w:author="Sreekanth  Gopi" w:date="2022-12-11T09:46:00Z">
        <w:r w:rsidR="00B43DA0">
          <w:t xml:space="preserve"> a </w:t>
        </w:r>
      </w:ins>
      <w:ins w:id="1090" w:author="Sreekanth  Gopi" w:date="2022-12-11T07:40:00Z">
        <w:r>
          <w:t>precision of 73</w:t>
        </w:r>
      </w:ins>
      <w:ins w:id="1091" w:author="Sreekanth  Gopi" w:date="2022-12-11T09:47:00Z">
        <w:r w:rsidR="00B43DA0">
          <w:t xml:space="preserve">, </w:t>
        </w:r>
      </w:ins>
      <w:ins w:id="1092" w:author="Sreekanth  Gopi" w:date="2022-12-11T07:40:00Z">
        <w:r>
          <w:t xml:space="preserve">and a recall of 80. </w:t>
        </w:r>
      </w:ins>
      <w:ins w:id="1093" w:author="Sreekanth  Gopi" w:date="2022-12-11T07:42:00Z">
        <w:r>
          <w:t xml:space="preserve">F1 score gives a better performance measurement </w:t>
        </w:r>
      </w:ins>
      <w:ins w:id="1094" w:author="Sreekanth  Gopi" w:date="2022-12-11T07:43:00Z">
        <w:r w:rsidR="00E857F0">
          <w:t xml:space="preserve">than accuracy in this case as the dataset is skewed to </w:t>
        </w:r>
      </w:ins>
      <w:ins w:id="1095" w:author="Sreekanth  Gopi" w:date="2022-12-11T07:44:00Z">
        <w:r w:rsidR="00E857F0">
          <w:t xml:space="preserve">ADHD by over 30% </w:t>
        </w:r>
      </w:ins>
      <w:ins w:id="1096" w:author="Sreekanth  Gopi" w:date="2022-12-11T09:47:00Z">
        <w:r w:rsidR="00B43DA0">
          <w:t xml:space="preserve">of </w:t>
        </w:r>
      </w:ins>
      <w:ins w:id="1097" w:author="Sreekanth  Gopi" w:date="2022-12-11T07:44:00Z">
        <w:r w:rsidR="00E857F0">
          <w:t xml:space="preserve">records. </w:t>
        </w:r>
      </w:ins>
      <w:ins w:id="1098" w:author="Sreekanth  Gopi" w:date="2022-12-11T07:45:00Z">
        <w:r w:rsidR="00E857F0">
          <w:t xml:space="preserve">The precision score indicates that 73% of the </w:t>
        </w:r>
      </w:ins>
      <w:ins w:id="1099" w:author="Sreekanth  Gopi" w:date="2022-12-11T07:46:00Z">
        <w:r w:rsidR="00E857F0" w:rsidRPr="00E857F0">
          <w:t xml:space="preserve">positive predictions made </w:t>
        </w:r>
        <w:r w:rsidR="00E857F0">
          <w:t>were</w:t>
        </w:r>
        <w:r w:rsidR="00E857F0" w:rsidRPr="00E857F0">
          <w:t xml:space="preserve"> correct (true positives).</w:t>
        </w:r>
      </w:ins>
      <w:ins w:id="1100" w:author="Sreekanth  Gopi" w:date="2022-12-11T07:49:00Z">
        <w:r w:rsidR="00E5051C">
          <w:t xml:space="preserve"> </w:t>
        </w:r>
      </w:ins>
      <w:ins w:id="1101" w:author="Sreekanth  Gopi" w:date="2022-12-11T07:46:00Z">
        <w:r w:rsidR="00E857F0">
          <w:t xml:space="preserve">Another useful measure </w:t>
        </w:r>
      </w:ins>
      <w:ins w:id="1102" w:author="Sreekanth  Gopi" w:date="2022-12-11T07:48:00Z">
        <w:r w:rsidR="00E857F0">
          <w:t xml:space="preserve">to measure </w:t>
        </w:r>
        <w:r w:rsidR="00E857F0" w:rsidRPr="00E857F0">
          <w:t xml:space="preserve">how good a test is </w:t>
        </w:r>
      </w:ins>
      <w:ins w:id="1103" w:author="Sreekanth  Gopi" w:date="2022-12-11T07:57:00Z">
        <w:r w:rsidR="00FD5098">
          <w:t xml:space="preserve">recall or sensitivity </w:t>
        </w:r>
      </w:ins>
      <w:ins w:id="1104" w:author="Sreekanth  Gopi" w:date="2022-12-11T07:48:00Z">
        <w:r w:rsidR="00E857F0" w:rsidRPr="00E857F0">
          <w:t>at detecting the positives</w:t>
        </w:r>
        <w:r w:rsidR="00E857F0">
          <w:t>. It is</w:t>
        </w:r>
      </w:ins>
      <w:ins w:id="1105" w:author="Sreekanth  Gopi" w:date="2022-12-11T07:47:00Z">
        <w:r w:rsidR="00E857F0">
          <w:t xml:space="preserve"> a ratio of </w:t>
        </w:r>
      </w:ins>
      <w:ins w:id="1106" w:author="Sreekanth  Gopi" w:date="2022-12-11T07:46:00Z">
        <w:r w:rsidR="00E857F0" w:rsidRPr="00E857F0">
          <w:t xml:space="preserve">positive cases </w:t>
        </w:r>
      </w:ins>
      <w:ins w:id="1107" w:author="Sreekanth  Gopi" w:date="2022-12-11T07:47:00Z">
        <w:r w:rsidR="00E857F0">
          <w:t>that are</w:t>
        </w:r>
      </w:ins>
      <w:ins w:id="1108" w:author="Sreekanth  Gopi" w:date="2022-12-11T07:46:00Z">
        <w:r w:rsidR="00E857F0" w:rsidRPr="00E857F0">
          <w:t xml:space="preserve"> correctly predicted</w:t>
        </w:r>
      </w:ins>
      <w:ins w:id="1109" w:author="Sreekanth  Gopi" w:date="2022-12-11T07:47:00Z">
        <w:r w:rsidR="00E857F0">
          <w:t xml:space="preserve"> </w:t>
        </w:r>
      </w:ins>
      <w:ins w:id="1110" w:author="Sreekanth  Gopi" w:date="2022-12-11T07:46:00Z">
        <w:r w:rsidR="00E857F0" w:rsidRPr="00E857F0">
          <w:t>over all the positive cases</w:t>
        </w:r>
      </w:ins>
      <w:ins w:id="1111" w:author="Sreekanth  Gopi" w:date="2022-12-11T07:47:00Z">
        <w:r w:rsidR="00E857F0">
          <w:t xml:space="preserve">. </w:t>
        </w:r>
      </w:ins>
      <w:ins w:id="1112" w:author="Sreekanth  Gopi" w:date="2022-12-11T07:49:00Z">
        <w:r w:rsidR="00E5051C">
          <w:t xml:space="preserve">Thus, we can say 80% of the positive cases were predicted correctly. </w:t>
        </w:r>
      </w:ins>
    </w:p>
    <w:p w14:paraId="1F166418" w14:textId="296B4622" w:rsidR="00AB16B8" w:rsidRDefault="00AB16B8" w:rsidP="00AB16B8">
      <w:pPr>
        <w:autoSpaceDE w:val="0"/>
        <w:autoSpaceDN w:val="0"/>
        <w:adjustRightInd w:val="0"/>
        <w:spacing w:line="360" w:lineRule="auto"/>
        <w:rPr>
          <w:ins w:id="1113" w:author="Sreekanth  Gopi" w:date="2022-12-11T06:38:00Z"/>
        </w:rPr>
      </w:pPr>
      <w:ins w:id="1114" w:author="Sreekanth  Gopi" w:date="2022-12-11T06:38:00Z">
        <w:r>
          <w:t>In our further literature review, we analyzed the reason for this medium level of accuracy and instability. We found that data p</w:t>
        </w:r>
        <w:r w:rsidRPr="003F0562">
          <w:t xml:space="preserve">re-processing </w:t>
        </w:r>
      </w:ins>
      <w:ins w:id="1115" w:author="Sreekanth  Gopi" w:date="2022-12-11T09:48:00Z">
        <w:r w:rsidR="00B43DA0">
          <w:t xml:space="preserve">of </w:t>
        </w:r>
      </w:ins>
      <w:ins w:id="1116" w:author="Sreekanth  Gopi" w:date="2022-12-11T06:38:00Z">
        <w:r w:rsidRPr="003F0562">
          <w:t>the EEG signals is crucial.</w:t>
        </w:r>
        <w:r>
          <w:t xml:space="preserve"> EEG</w:t>
        </w:r>
        <w:r w:rsidRPr="003F0562">
          <w:t xml:space="preserve"> signals are very </w:t>
        </w:r>
        <w:r w:rsidRPr="003F0562">
          <w:lastRenderedPageBreak/>
          <w:t>prone to noise from random natural processes, physiological and environmental artifacts, and external contaminants</w:t>
        </w:r>
      </w:ins>
      <w:ins w:id="1117" w:author="Sreekanth  Gopi" w:date="2022-12-11T10:33:00Z">
        <w:r w:rsidR="00531E48">
          <w:t xml:space="preserve"> (fi</w:t>
        </w:r>
      </w:ins>
      <w:ins w:id="1118" w:author="Sreekanth  Gopi" w:date="2022-12-11T10:34:00Z">
        <w:r w:rsidR="00531E48">
          <w:t>gure 9)</w:t>
        </w:r>
      </w:ins>
      <w:ins w:id="1119" w:author="Sreekanth  Gopi" w:date="2022-12-11T06:38:00Z">
        <w:r w:rsidRPr="003F0562">
          <w:t xml:space="preserve">. The original signal can be disturbed by these undesirable distortions that emerge in the transmission. </w:t>
        </w:r>
        <w:r>
          <w:t>Therefore, it is imperative to filter the</w:t>
        </w:r>
        <w:r w:rsidRPr="00434D7C">
          <w:t xml:space="preserve"> artifacts</w:t>
        </w:r>
      </w:ins>
      <w:ins w:id="1120" w:author="Sreekanth  Gopi" w:date="2022-12-11T09:48:00Z">
        <w:r w:rsidR="00303F1A">
          <w:t xml:space="preserve"> that</w:t>
        </w:r>
      </w:ins>
      <w:ins w:id="1121" w:author="Sreekanth  Gopi" w:date="2022-12-11T06:38:00Z">
        <w:r w:rsidRPr="00434D7C">
          <w:t xml:space="preserve"> include noise from electrical lines, muscle movement, </w:t>
        </w:r>
      </w:ins>
      <w:ins w:id="1122" w:author="Sreekanth  Gopi" w:date="2022-12-11T09:48:00Z">
        <w:r w:rsidR="00303F1A">
          <w:t>heartbeat</w:t>
        </w:r>
      </w:ins>
      <w:ins w:id="1123" w:author="Sreekanth  Gopi" w:date="2022-12-11T06:38:00Z">
        <w:r w:rsidRPr="00434D7C">
          <w:t xml:space="preserve">, sweating, electrode movement, and so </w:t>
        </w:r>
        <w:r>
          <w:t>(</w:t>
        </w:r>
        <w:r w:rsidRPr="00434D7C">
          <w:t xml:space="preserve">Rastogi, A., &amp; </w:t>
        </w:r>
        <w:proofErr w:type="spellStart"/>
        <w:r w:rsidRPr="00434D7C">
          <w:t>Bhateja</w:t>
        </w:r>
        <w:proofErr w:type="spellEnd"/>
        <w:r w:rsidRPr="00434D7C">
          <w:t>, V. 2021).</w:t>
        </w:r>
        <w:r>
          <w:t xml:space="preserve"> Feature eliminations using different component analysis such as PCA or ICA simplifies the complexity </w:t>
        </w:r>
      </w:ins>
      <w:ins w:id="1124" w:author="Sreekanth  Gopi" w:date="2022-12-11T09:48:00Z">
        <w:r w:rsidR="00303F1A">
          <w:t>of</w:t>
        </w:r>
      </w:ins>
      <w:ins w:id="1125" w:author="Sreekanth  Gopi" w:date="2022-12-11T06:38:00Z">
        <w:r>
          <w:t xml:space="preserve"> high-dimensional data while retaining trends and patterns. </w:t>
        </w:r>
        <w:r w:rsidRPr="00C30887">
          <w:t xml:space="preserve">To eliminate the redundancy caused by high-dimensional data, feature extraction can be applied to convert the current features into a lower-dimensional space </w:t>
        </w:r>
        <w:r>
          <w:t>(</w:t>
        </w:r>
        <w:r w:rsidRPr="00C30887">
          <w:t xml:space="preserve">Subasi, A., &amp; </w:t>
        </w:r>
        <w:proofErr w:type="spellStart"/>
        <w:r w:rsidRPr="00C30887">
          <w:t>Gursoy</w:t>
        </w:r>
        <w:proofErr w:type="spellEnd"/>
        <w:r w:rsidRPr="00C30887">
          <w:t>, M. I.</w:t>
        </w:r>
        <w:r>
          <w:t xml:space="preserve">, </w:t>
        </w:r>
        <w:r w:rsidRPr="00C30887">
          <w:t xml:space="preserve">2010). </w:t>
        </w:r>
        <w:r>
          <w:t xml:space="preserve"> </w:t>
        </w:r>
      </w:ins>
    </w:p>
    <w:p w14:paraId="3E7BAB69" w14:textId="5897ECEE" w:rsidR="00C5581E" w:rsidRDefault="00010599" w:rsidP="007E0143">
      <w:pPr>
        <w:autoSpaceDE w:val="0"/>
        <w:autoSpaceDN w:val="0"/>
        <w:adjustRightInd w:val="0"/>
        <w:spacing w:line="360" w:lineRule="auto"/>
        <w:rPr>
          <w:ins w:id="1126" w:author="Sreekanth  Gopi" w:date="2022-12-11T10:30:00Z"/>
        </w:rPr>
      </w:pPr>
      <w:del w:id="1127" w:author="Sreekanth  Gopi" w:date="2022-12-11T07:53:00Z">
        <w:r w:rsidDel="00010599">
          <w:rPr>
            <w:noProof/>
          </w:rPr>
          <mc:AlternateContent>
            <mc:Choice Requires="wpg">
              <w:drawing>
                <wp:anchor distT="0" distB="0" distL="114300" distR="114300" simplePos="0" relativeHeight="251695104" behindDoc="0" locked="0" layoutInCell="1" allowOverlap="1" wp14:anchorId="5F023590" wp14:editId="7B57D948">
                  <wp:simplePos x="0" y="0"/>
                  <wp:positionH relativeFrom="column">
                    <wp:posOffset>1249680</wp:posOffset>
                  </wp:positionH>
                  <wp:positionV relativeFrom="paragraph">
                    <wp:posOffset>286385</wp:posOffset>
                  </wp:positionV>
                  <wp:extent cx="3398520" cy="2796540"/>
                  <wp:effectExtent l="0" t="0" r="5080" b="0"/>
                  <wp:wrapNone/>
                  <wp:docPr id="36" name="Group 36"/>
                  <wp:cNvGraphicFramePr/>
                  <a:graphic xmlns:a="http://schemas.openxmlformats.org/drawingml/2006/main">
                    <a:graphicData uri="http://schemas.microsoft.com/office/word/2010/wordprocessingGroup">
                      <wpg:wgp>
                        <wpg:cNvGrpSpPr/>
                        <wpg:grpSpPr>
                          <a:xfrm>
                            <a:off x="0" y="0"/>
                            <a:ext cx="3398520" cy="2796540"/>
                            <a:chOff x="91440" y="-82475"/>
                            <a:chExt cx="3398520" cy="2796540"/>
                          </a:xfrm>
                        </wpg:grpSpPr>
                        <pic:pic xmlns:pic="http://schemas.openxmlformats.org/drawingml/2006/picture">
                          <pic:nvPicPr>
                            <pic:cNvPr id="31" name="Picture 31" descr="Tabl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91440" y="-82475"/>
                              <a:ext cx="3398520" cy="2324100"/>
                            </a:xfrm>
                            <a:prstGeom prst="rect">
                              <a:avLst/>
                            </a:prstGeom>
                          </pic:spPr>
                        </pic:pic>
                        <wps:wsp>
                          <wps:cNvPr id="32" name="Text Box 32"/>
                          <wps:cNvSpPr txBox="1"/>
                          <wps:spPr>
                            <a:xfrm>
                              <a:off x="510540" y="2400300"/>
                              <a:ext cx="2318870" cy="313765"/>
                            </a:xfrm>
                            <a:prstGeom prst="rect">
                              <a:avLst/>
                            </a:prstGeom>
                            <a:solidFill>
                              <a:schemeClr val="lt1"/>
                            </a:solidFill>
                            <a:ln w="6350">
                              <a:noFill/>
                            </a:ln>
                          </wps:spPr>
                          <wps:txbx>
                            <w:txbxContent>
                              <w:p w14:paraId="4B54AF8D" w14:textId="42DBC015" w:rsidR="00F476DE" w:rsidRPr="002F7FF4" w:rsidRDefault="00F476DE" w:rsidP="00F476DE">
                                <w:pPr>
                                  <w:spacing w:before="100" w:beforeAutospacing="1" w:after="60"/>
                                  <w:rPr>
                                    <w:ins w:id="1128" w:author="Sreekanth  Gopi" w:date="2022-12-11T06:54:00Z"/>
                                    <w:rPrChange w:id="1129" w:author="Sreekanth  Gopi" w:date="2022-12-11T06:56:00Z">
                                      <w:rPr>
                                        <w:ins w:id="1130" w:author="Sreekanth  Gopi" w:date="2022-12-11T06:54:00Z"/>
                                        <w:rFonts w:ascii="Arial" w:hAnsi="Arial" w:cs="Arial"/>
                                        <w:color w:val="984806" w:themeColor="accent6" w:themeShade="80"/>
                                        <w:sz w:val="21"/>
                                        <w:szCs w:val="21"/>
                                      </w:rPr>
                                    </w:rPrChange>
                                  </w:rPr>
                                </w:pPr>
                                <w:del w:id="1131" w:author="Sreekanth  Gopi" w:date="2022-12-11T06:14:00Z">
                                  <w:r w:rsidRPr="002F7FF4" w:rsidDel="00DD03E1">
                                    <w:delText>Table 2</w:delText>
                                  </w:r>
                                </w:del>
                                <w:ins w:id="1132" w:author="Sreekanth  Gopi" w:date="2022-12-11T06:14:00Z">
                                  <w:r w:rsidRPr="002F7FF4">
                                    <w:t xml:space="preserve">Figure </w:t>
                                  </w:r>
                                </w:ins>
                                <w:ins w:id="1133" w:author="Sreekanth  Gopi" w:date="2022-12-11T07:34:00Z">
                                  <w:r>
                                    <w:t>9</w:t>
                                  </w:r>
                                </w:ins>
                                <w:r w:rsidRPr="002F7FF4">
                                  <w:t xml:space="preserve">: </w:t>
                                </w:r>
                                <w:ins w:id="1134" w:author="Sreekanth  Gopi" w:date="2022-12-11T07:35:00Z">
                                  <w:r>
                                    <w:t>Classification Report</w:t>
                                  </w:r>
                                </w:ins>
                              </w:p>
                              <w:p w14:paraId="0ADF7FFB" w14:textId="77777777" w:rsidR="00F476DE" w:rsidRDefault="00F476DE" w:rsidP="00F476DE">
                                <w:del w:id="1135" w:author="Sreekanth  Gopi" w:date="2022-12-11T06:54:00Z">
                                  <w:r w:rsidDel="002F7FF4">
                                    <w:delText>Classifiers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023590" id="Group 36" o:spid="_x0000_s1043" style="position:absolute;margin-left:98.4pt;margin-top:22.55pt;width:267.6pt;height:220.2pt;z-index:251695104;mso-height-relative:margin" coordorigin="914,-824" coordsize="33985,279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">
                  <v:shape id="Picture 31" o:spid="_x0000_s1044" type="#_x0000_t75" alt="Table&#10;&#10;Description automatically generated" style="position:absolute;left:914;top:-824;width:33985;height:23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">
                    <v:imagedata r:id="rId28" o:title="Table&#10;&#10;Description automatically generated"/>
                  </v:shape>
                  <v:shape id="Text Box 32" o:spid="_x0000_s1045" type="#_x0000_t202" style="position:absolute;left:5105;top:24003;width:23189;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4B54AF8D" w14:textId="42DBC015" w:rsidR="00F476DE" w:rsidRPr="002F7FF4" w:rsidRDefault="00F476DE" w:rsidP="00F476DE">
                          <w:pPr>
                            <w:spacing w:before="100" w:beforeAutospacing="1" w:after="60"/>
                            <w:rPr>
                              <w:ins w:id="1136" w:author="Sreekanth  Gopi" w:date="2022-12-11T06:54:00Z"/>
                              <w:rPrChange w:id="1137" w:author="Sreekanth  Gopi" w:date="2022-12-11T06:56:00Z">
                                <w:rPr>
                                  <w:ins w:id="1138" w:author="Sreekanth  Gopi" w:date="2022-12-11T06:54:00Z"/>
                                  <w:rFonts w:ascii="Arial" w:hAnsi="Arial" w:cs="Arial"/>
                                  <w:color w:val="984806" w:themeColor="accent6" w:themeShade="80"/>
                                  <w:sz w:val="21"/>
                                  <w:szCs w:val="21"/>
                                </w:rPr>
                              </w:rPrChange>
                            </w:rPr>
                          </w:pPr>
                          <w:del w:id="1139" w:author="Sreekanth  Gopi" w:date="2022-12-11T06:14:00Z">
                            <w:r w:rsidRPr="002F7FF4" w:rsidDel="00DD03E1">
                              <w:delText>Table 2</w:delText>
                            </w:r>
                          </w:del>
                          <w:ins w:id="1140" w:author="Sreekanth  Gopi" w:date="2022-12-11T06:14:00Z">
                            <w:r w:rsidRPr="002F7FF4">
                              <w:t xml:space="preserve">Figure </w:t>
                            </w:r>
                          </w:ins>
                          <w:ins w:id="1141" w:author="Sreekanth  Gopi" w:date="2022-12-11T07:34:00Z">
                            <w:r>
                              <w:t>9</w:t>
                            </w:r>
                          </w:ins>
                          <w:r w:rsidRPr="002F7FF4">
                            <w:t xml:space="preserve">: </w:t>
                          </w:r>
                          <w:ins w:id="1142" w:author="Sreekanth  Gopi" w:date="2022-12-11T07:35:00Z">
                            <w:r>
                              <w:t>Classification Report</w:t>
                            </w:r>
                          </w:ins>
                        </w:p>
                        <w:p w14:paraId="0ADF7FFB" w14:textId="77777777" w:rsidR="00F476DE" w:rsidRDefault="00F476DE" w:rsidP="00F476DE">
                          <w:del w:id="1143" w:author="Sreekanth  Gopi" w:date="2022-12-11T06:54:00Z">
                            <w:r w:rsidDel="002F7FF4">
                              <w:delText>Classifiers performance</w:delText>
                            </w:r>
                          </w:del>
                        </w:p>
                      </w:txbxContent>
                    </v:textbox>
                  </v:shape>
                </v:group>
              </w:pict>
            </mc:Fallback>
          </mc:AlternateContent>
        </w:r>
      </w:del>
      <w:ins w:id="1144" w:author="Sreekanth  Gopi" w:date="2022-12-11T06:38:00Z">
        <w:r w:rsidR="00AB16B8">
          <w:t xml:space="preserve">In our initial </w:t>
        </w:r>
      </w:ins>
      <w:ins w:id="1145" w:author="Sreekanth  Gopi" w:date="2022-12-11T06:39:00Z">
        <w:r w:rsidR="00AB16B8">
          <w:t>stage, we had coded an MLP model with</w:t>
        </w:r>
      </w:ins>
      <w:ins w:id="1146" w:author="Sreekanth  Gopi" w:date="2022-12-11T06:38:00Z">
        <w:r w:rsidR="00AB16B8" w:rsidRPr="00C30887">
          <w:t xml:space="preserve"> PCA </w:t>
        </w:r>
      </w:ins>
      <w:ins w:id="1147" w:author="Sreekanth  Gopi" w:date="2022-12-11T09:49:00Z">
        <w:r w:rsidR="00303F1A">
          <w:t xml:space="preserve">and it </w:t>
        </w:r>
      </w:ins>
      <w:ins w:id="1148" w:author="Sreekanth  Gopi" w:date="2022-12-11T06:38:00Z">
        <w:r w:rsidR="00AB16B8" w:rsidRPr="00C30887">
          <w:t>was used to reduce the dimensionality of EEG data to classify them</w:t>
        </w:r>
      </w:ins>
      <w:ins w:id="1149" w:author="Sreekanth  Gopi" w:date="2022-12-11T06:40:00Z">
        <w:r w:rsidR="00161C3C">
          <w:t xml:space="preserve"> (included in the submission)</w:t>
        </w:r>
      </w:ins>
      <w:ins w:id="1150" w:author="Sreekanth  Gopi" w:date="2022-12-11T06:38:00Z">
        <w:r w:rsidR="00AB16B8" w:rsidRPr="00C30887">
          <w:t>, but it was dropped since the model did not yield satisfactory accuracy levels.</w:t>
        </w:r>
        <w:r w:rsidR="00AB16B8">
          <w:t xml:space="preserve"> </w:t>
        </w:r>
      </w:ins>
      <w:ins w:id="1151" w:author="Sreekanth  Gopi" w:date="2022-12-11T06:40:00Z">
        <w:r w:rsidR="001E4CCD">
          <w:t xml:space="preserve">However, after the above literature review, </w:t>
        </w:r>
      </w:ins>
      <w:ins w:id="1152" w:author="Sreekanth  Gopi" w:date="2022-12-11T06:41:00Z">
        <w:r w:rsidR="00501809">
          <w:t xml:space="preserve">we created another model </w:t>
        </w:r>
      </w:ins>
      <w:ins w:id="1153" w:author="Sreekanth  Gopi" w:date="2022-12-11T06:52:00Z">
        <w:r w:rsidR="002F7FF4">
          <w:t xml:space="preserve">in Python </w:t>
        </w:r>
      </w:ins>
      <w:ins w:id="1154" w:author="Sreekanth  Gopi" w:date="2022-12-11T07:09:00Z">
        <w:r w:rsidR="003F119C">
          <w:t xml:space="preserve">using </w:t>
        </w:r>
      </w:ins>
      <w:ins w:id="1155" w:author="Sreekanth  Gopi" w:date="2022-12-11T10:25:00Z">
        <w:r w:rsidR="00C37D99">
          <w:t xml:space="preserve">the </w:t>
        </w:r>
        <w:proofErr w:type="spellStart"/>
        <w:r w:rsidR="00C37D99">
          <w:t>S</w:t>
        </w:r>
      </w:ins>
      <w:ins w:id="1156" w:author="Sreekanth  Gopi" w:date="2022-12-11T07:09:00Z">
        <w:r w:rsidR="003F119C">
          <w:t>klearn</w:t>
        </w:r>
        <w:proofErr w:type="spellEnd"/>
        <w:r w:rsidR="003F119C">
          <w:t xml:space="preserve"> lib</w:t>
        </w:r>
      </w:ins>
      <w:ins w:id="1157" w:author="Sreekanth  Gopi" w:date="2022-12-11T07:10:00Z">
        <w:r w:rsidR="003F119C">
          <w:t xml:space="preserve">rary </w:t>
        </w:r>
      </w:ins>
      <w:ins w:id="1158" w:author="Sreekanth  Gopi" w:date="2022-12-11T06:41:00Z">
        <w:r w:rsidR="00501809">
          <w:t>to analyze the effect of applying f</w:t>
        </w:r>
      </w:ins>
      <w:ins w:id="1159" w:author="Sreekanth  Gopi" w:date="2022-12-07T17:07:00Z">
        <w:r w:rsidR="00476740">
          <w:t>ilter, ICA, band</w:t>
        </w:r>
        <w:r w:rsidR="006A67E9">
          <w:t xml:space="preserve"> </w:t>
        </w:r>
        <w:r w:rsidR="00476740">
          <w:t>powers</w:t>
        </w:r>
      </w:ins>
      <w:ins w:id="1160" w:author="Sreekanth  Gopi" w:date="2022-12-11T10:25:00Z">
        <w:r w:rsidR="00C37D99">
          <w:t>,</w:t>
        </w:r>
      </w:ins>
      <w:ins w:id="1161" w:author="Sreekanth  Gopi" w:date="2022-12-07T17:07:00Z">
        <w:r w:rsidR="00476740">
          <w:t xml:space="preserve"> and </w:t>
        </w:r>
      </w:ins>
      <w:ins w:id="1162" w:author="Sreekanth  Gopi" w:date="2022-12-11T07:10:00Z">
        <w:r w:rsidR="003F119C">
          <w:t xml:space="preserve">to </w:t>
        </w:r>
      </w:ins>
      <w:ins w:id="1163" w:author="Sreekanth  Gopi" w:date="2022-12-11T06:50:00Z">
        <w:r w:rsidR="00501809">
          <w:t xml:space="preserve">apply </w:t>
        </w:r>
      </w:ins>
      <w:ins w:id="1164" w:author="Sreekanth  Gopi" w:date="2022-12-07T17:08:00Z">
        <w:r w:rsidR="006A67E9">
          <w:t>multiple</w:t>
        </w:r>
      </w:ins>
      <w:ins w:id="1165" w:author="Sreekanth  Gopi" w:date="2022-12-07T17:07:00Z">
        <w:r w:rsidR="00476740">
          <w:t xml:space="preserve"> </w:t>
        </w:r>
        <w:r w:rsidR="006A67E9">
          <w:t>classifiers</w:t>
        </w:r>
      </w:ins>
      <w:ins w:id="1166" w:author="Sreekanth  Gopi" w:date="2022-12-11T06:50:00Z">
        <w:r w:rsidR="00501809">
          <w:t xml:space="preserve">. </w:t>
        </w:r>
      </w:ins>
      <w:ins w:id="1167" w:author="Sreekanth  Gopi" w:date="2022-12-11T07:23:00Z">
        <w:r w:rsidR="002E4FCA" w:rsidRPr="002E4FCA">
          <w:t xml:space="preserve">We used the Butterworth filter function from the </w:t>
        </w:r>
        <w:proofErr w:type="spellStart"/>
        <w:r w:rsidR="002E4FCA" w:rsidRPr="002E4FCA">
          <w:t>Scipy</w:t>
        </w:r>
        <w:proofErr w:type="spellEnd"/>
        <w:r w:rsidR="002E4FCA" w:rsidRPr="002E4FCA">
          <w:t xml:space="preserve"> library for filtering, </w:t>
        </w:r>
        <w:proofErr w:type="spellStart"/>
        <w:r w:rsidR="002E4FCA" w:rsidRPr="002E4FCA">
          <w:t>FastICA</w:t>
        </w:r>
        <w:proofErr w:type="spellEnd"/>
        <w:r w:rsidR="002E4FCA" w:rsidRPr="002E4FCA">
          <w:t xml:space="preserve">, a quick algorithm for Independent Component Analysis, for ICA, and the periodogram function from </w:t>
        </w:r>
      </w:ins>
      <w:ins w:id="1168" w:author="Sreekanth  Gopi" w:date="2022-12-11T10:25:00Z">
        <w:r w:rsidR="00C37D99">
          <w:t xml:space="preserve">the </w:t>
        </w:r>
      </w:ins>
      <w:proofErr w:type="spellStart"/>
      <w:ins w:id="1169" w:author="Sreekanth  Gopi" w:date="2022-12-11T07:23:00Z">
        <w:r w:rsidR="002E4FCA" w:rsidRPr="002E4FCA">
          <w:t>Scipy</w:t>
        </w:r>
        <w:proofErr w:type="spellEnd"/>
        <w:r w:rsidR="002E4FCA" w:rsidRPr="002E4FCA">
          <w:t xml:space="preserve"> signal for measuring the power spectral density.</w:t>
        </w:r>
        <w:r w:rsidR="002E4FCA">
          <w:t xml:space="preserve"> </w:t>
        </w:r>
      </w:ins>
    </w:p>
    <w:p w14:paraId="5695C8EB" w14:textId="57695C3F" w:rsidR="00BF1A93" w:rsidRDefault="00BF1A93" w:rsidP="007E0143">
      <w:pPr>
        <w:autoSpaceDE w:val="0"/>
        <w:autoSpaceDN w:val="0"/>
        <w:adjustRightInd w:val="0"/>
        <w:spacing w:line="360" w:lineRule="auto"/>
        <w:rPr>
          <w:ins w:id="1170" w:author="Sreekanth  Gopi" w:date="2022-12-11T08:06:00Z"/>
        </w:rPr>
      </w:pPr>
      <w:r>
        <w:rPr>
          <w:noProof/>
        </w:rPr>
        <mc:AlternateContent>
          <mc:Choice Requires="wpg">
            <w:drawing>
              <wp:anchor distT="0" distB="0" distL="114300" distR="114300" simplePos="0" relativeHeight="251712512" behindDoc="0" locked="0" layoutInCell="1" allowOverlap="1" wp14:anchorId="3DE9C5A7" wp14:editId="11F26BD5">
                <wp:simplePos x="0" y="0"/>
                <wp:positionH relativeFrom="column">
                  <wp:posOffset>123190</wp:posOffset>
                </wp:positionH>
                <wp:positionV relativeFrom="paragraph">
                  <wp:posOffset>121920</wp:posOffset>
                </wp:positionV>
                <wp:extent cx="1819275" cy="2136140"/>
                <wp:effectExtent l="0" t="0" r="9525" b="10160"/>
                <wp:wrapSquare wrapText="bothSides"/>
                <wp:docPr id="47" name="Group 47"/>
                <wp:cNvGraphicFramePr/>
                <a:graphic xmlns:a="http://schemas.openxmlformats.org/drawingml/2006/main">
                  <a:graphicData uri="http://schemas.microsoft.com/office/word/2010/wordprocessingGroup">
                    <wpg:wgp>
                      <wpg:cNvGrpSpPr/>
                      <wpg:grpSpPr>
                        <a:xfrm>
                          <a:off x="0" y="0"/>
                          <a:ext cx="1819275" cy="2136140"/>
                          <a:chOff x="0" y="0"/>
                          <a:chExt cx="1819835" cy="2137133"/>
                        </a:xfrm>
                      </wpg:grpSpPr>
                      <wps:wsp>
                        <wps:cNvPr id="46" name="Text Box 46"/>
                        <wps:cNvSpPr txBox="1"/>
                        <wps:spPr>
                          <a:xfrm>
                            <a:off x="125506" y="1823443"/>
                            <a:ext cx="1694329" cy="313690"/>
                          </a:xfrm>
                          <a:prstGeom prst="rect">
                            <a:avLst/>
                          </a:prstGeom>
                          <a:solidFill>
                            <a:schemeClr val="lt1"/>
                          </a:solidFill>
                          <a:ln w="6350">
                            <a:solidFill>
                              <a:prstClr val="black"/>
                            </a:solidFill>
                          </a:ln>
                        </wps:spPr>
                        <wps:txbx>
                          <w:txbxContent>
                            <w:p w14:paraId="1959AE2B" w14:textId="6ED8B035" w:rsidR="0006677B" w:rsidRDefault="0006677B" w:rsidP="0006677B">
                              <w:del w:id="1171" w:author="Sreekanth  Gopi" w:date="2022-12-11T08:06:00Z">
                                <w:r w:rsidDel="0006677B">
                                  <w:delText xml:space="preserve">Table </w:delText>
                                </w:r>
                              </w:del>
                              <w:ins w:id="1172" w:author="Sreekanth  Gopi" w:date="2022-12-11T08:06:00Z">
                                <w:r>
                                  <w:t>Figure 9:</w:t>
                                </w:r>
                              </w:ins>
                              <w:ins w:id="1173" w:author="Sreekanth  Gopi" w:date="2022-12-11T08:07:00Z">
                                <w:r>
                                  <w:t xml:space="preserve"> EEG Artifacts </w:t>
                                </w:r>
                              </w:ins>
                              <w:del w:id="1174" w:author="Sreekanth  Gopi" w:date="2022-12-11T08:06:00Z">
                                <w:r w:rsidDel="0006677B">
                                  <w:delText>2: Classifiers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Diagram&#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4223" r="33433" b="51620"/>
                          <a:stretch/>
                        </pic:blipFill>
                        <pic:spPr bwMode="auto">
                          <a:xfrm>
                            <a:off x="0" y="0"/>
                            <a:ext cx="1744980" cy="1750060"/>
                          </a:xfrm>
                          <a:prstGeom prst="rect">
                            <a:avLst/>
                          </a:prstGeom>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3DE9C5A7" id="Group 47" o:spid="_x0000_s1046" style="position:absolute;margin-left:9.7pt;margin-top:9.6pt;width:143.25pt;height:168.2pt;z-index:251712512" coordsize="18198,213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">
                <v:shape id="Text Box 46" o:spid="_x0000_s1047" type="#_x0000_t202" style="position:absolute;left:1255;top:18234;width:16943;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1959AE2B" w14:textId="6ED8B035" w:rsidR="0006677B" w:rsidRDefault="0006677B" w:rsidP="0006677B">
                        <w:del w:id="1175" w:author="Sreekanth  Gopi" w:date="2022-12-11T08:06:00Z">
                          <w:r w:rsidDel="0006677B">
                            <w:delText xml:space="preserve">Table </w:delText>
                          </w:r>
                        </w:del>
                        <w:ins w:id="1176" w:author="Sreekanth  Gopi" w:date="2022-12-11T08:06:00Z">
                          <w:r>
                            <w:t>Figure 9:</w:t>
                          </w:r>
                        </w:ins>
                        <w:ins w:id="1177" w:author="Sreekanth  Gopi" w:date="2022-12-11T08:07:00Z">
                          <w:r>
                            <w:t xml:space="preserve"> EEG Artifacts </w:t>
                          </w:r>
                        </w:ins>
                        <w:del w:id="1178" w:author="Sreekanth  Gopi" w:date="2022-12-11T08:06:00Z">
                          <w:r w:rsidDel="0006677B">
                            <w:delText>2: Classifiers performance</w:delText>
                          </w:r>
                        </w:del>
                      </w:p>
                    </w:txbxContent>
                  </v:textbox>
                </v:shape>
                <v:shape id="Picture 2" o:spid="_x0000_s1048" type="#_x0000_t75" alt="Diagram&#10;&#10;Description automatically generated" style="position:absolute;width:17449;height:175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">
                  <v:imagedata r:id="rId30" o:title="Diagram&#10;&#10;Description automatically generated" cropbottom="33830f" cropleft="22428f" cropright="21911f"/>
                </v:shape>
                <w10:wrap type="square"/>
              </v:group>
            </w:pict>
          </mc:Fallback>
        </mc:AlternateContent>
      </w:r>
    </w:p>
    <w:p w14:paraId="7DFCA482" w14:textId="26060EA3" w:rsidR="0006677B" w:rsidRDefault="0006677B" w:rsidP="007E0143">
      <w:pPr>
        <w:autoSpaceDE w:val="0"/>
        <w:autoSpaceDN w:val="0"/>
        <w:adjustRightInd w:val="0"/>
        <w:spacing w:line="360" w:lineRule="auto"/>
        <w:rPr>
          <w:ins w:id="1179" w:author="Sreekanth  Gopi" w:date="2022-12-11T08:05:00Z"/>
        </w:rPr>
      </w:pPr>
    </w:p>
    <w:p w14:paraId="4A0E94AC" w14:textId="57589B88" w:rsidR="00EC2187" w:rsidRDefault="00C649AB" w:rsidP="007E0143">
      <w:pPr>
        <w:autoSpaceDE w:val="0"/>
        <w:autoSpaceDN w:val="0"/>
        <w:adjustRightInd w:val="0"/>
        <w:spacing w:line="360" w:lineRule="auto"/>
        <w:rPr>
          <w:ins w:id="1180" w:author="Sreekanth  Gopi" w:date="2022-12-11T07:54:00Z"/>
        </w:rPr>
      </w:pPr>
      <w:ins w:id="1181" w:author="Sreekanth  Gopi" w:date="2022-12-11T07:23:00Z">
        <w:r>
          <w:t xml:space="preserve">Then we applied various classifiers such as KNN, </w:t>
        </w:r>
      </w:ins>
      <w:proofErr w:type="spellStart"/>
      <w:ins w:id="1182" w:author="Sreekanth  Gopi" w:date="2022-12-11T07:24:00Z">
        <w:r>
          <w:t>LightBGM</w:t>
        </w:r>
        <w:proofErr w:type="spellEnd"/>
        <w:r>
          <w:t xml:space="preserve">, </w:t>
        </w:r>
      </w:ins>
      <w:ins w:id="1183" w:author="Sreekanth  Gopi" w:date="2022-12-11T07:23:00Z">
        <w:r>
          <w:t xml:space="preserve">Logistic </w:t>
        </w:r>
      </w:ins>
      <w:ins w:id="1184" w:author="Sreekanth  Gopi" w:date="2022-12-11T07:24:00Z">
        <w:r>
          <w:t xml:space="preserve">Regression, etc., and </w:t>
        </w:r>
      </w:ins>
      <w:ins w:id="1185" w:author="Sreekanth  Gopi" w:date="2022-12-11T06:51:00Z">
        <w:r w:rsidR="00501809">
          <w:t>found that accuracy improved to almost 9</w:t>
        </w:r>
      </w:ins>
      <w:ins w:id="1186" w:author="Sreekanth  Gopi" w:date="2022-12-11T07:33:00Z">
        <w:r w:rsidR="0075391E">
          <w:t>3</w:t>
        </w:r>
      </w:ins>
      <w:ins w:id="1187" w:author="Sreekanth  Gopi" w:date="2022-12-11T06:51:00Z">
        <w:r w:rsidR="00501809">
          <w:t xml:space="preserve">% with </w:t>
        </w:r>
      </w:ins>
      <w:ins w:id="1188" w:author="Sreekanth  Gopi" w:date="2022-12-11T10:25:00Z">
        <w:r w:rsidR="00C37D99">
          <w:t xml:space="preserve">the </w:t>
        </w:r>
      </w:ins>
      <w:ins w:id="1189" w:author="Sreekanth  Gopi" w:date="2022-12-11T06:51:00Z">
        <w:r w:rsidR="002F7FF4">
          <w:t>KNN classifier.</w:t>
        </w:r>
      </w:ins>
      <w:ins w:id="1190" w:author="Sreekanth  Gopi" w:date="2022-12-11T07:33:00Z">
        <w:r w:rsidR="0075391E">
          <w:t xml:space="preserve"> </w:t>
        </w:r>
      </w:ins>
      <w:ins w:id="1191" w:author="Sreekanth  Gopi" w:date="2022-12-11T07:11:00Z">
        <w:r w:rsidR="00062854">
          <w:t xml:space="preserve"> (</w:t>
        </w:r>
        <w:r w:rsidR="00062854" w:rsidRPr="00062854">
          <w:t>This notebook is still under development and can be submitted in the next phase of the research</w:t>
        </w:r>
        <w:r w:rsidR="00062854">
          <w:t>)</w:t>
        </w:r>
      </w:ins>
      <w:ins w:id="1192" w:author="Sreekanth  Gopi" w:date="2022-12-11T07:33:00Z">
        <w:r w:rsidR="0075391E">
          <w:t xml:space="preserve">. </w:t>
        </w:r>
      </w:ins>
    </w:p>
    <w:p w14:paraId="50576955" w14:textId="1BE33D32" w:rsidR="007B02D5" w:rsidRDefault="007B02D5" w:rsidP="007E0143">
      <w:pPr>
        <w:autoSpaceDE w:val="0"/>
        <w:autoSpaceDN w:val="0"/>
        <w:adjustRightInd w:val="0"/>
        <w:spacing w:line="360" w:lineRule="auto"/>
        <w:rPr>
          <w:ins w:id="1193" w:author="Sreekanth  Gopi" w:date="2022-12-11T10:30:00Z"/>
        </w:rPr>
      </w:pPr>
    </w:p>
    <w:p w14:paraId="33B4EB70" w14:textId="355F29A3" w:rsidR="00010599" w:rsidRDefault="00FD7DE9" w:rsidP="007E0143">
      <w:pPr>
        <w:autoSpaceDE w:val="0"/>
        <w:autoSpaceDN w:val="0"/>
        <w:adjustRightInd w:val="0"/>
        <w:spacing w:line="360" w:lineRule="auto"/>
        <w:rPr>
          <w:ins w:id="1194" w:author="Sreekanth  Gopi" w:date="2022-12-11T07:54:00Z"/>
        </w:rPr>
      </w:pPr>
      <w:ins w:id="1195" w:author="Sreekanth  Gopi" w:date="2022-12-11T07:54:00Z">
        <w:r w:rsidRPr="00FD7DE9">
          <w:t xml:space="preserve">As seen in figure </w:t>
        </w:r>
      </w:ins>
      <w:ins w:id="1196" w:author="Sreekanth  Gopi" w:date="2022-12-11T10:32:00Z">
        <w:r w:rsidR="004F078D">
          <w:t>10</w:t>
        </w:r>
      </w:ins>
      <w:ins w:id="1197" w:author="Sreekanth  Gopi" w:date="2022-12-11T07:54:00Z">
        <w:r w:rsidRPr="00FD7DE9">
          <w:t xml:space="preserve">, the classification report produced an F1 score of </w:t>
        </w:r>
      </w:ins>
      <w:ins w:id="1198" w:author="Sreekanth  Gopi" w:date="2022-12-11T07:55:00Z">
        <w:r w:rsidR="005B48AA">
          <w:t>94</w:t>
        </w:r>
      </w:ins>
      <w:ins w:id="1199" w:author="Sreekanth  Gopi" w:date="2022-12-11T07:54:00Z">
        <w:r w:rsidRPr="00FD7DE9">
          <w:t xml:space="preserve">, </w:t>
        </w:r>
      </w:ins>
      <w:ins w:id="1200" w:author="Sreekanth  Gopi" w:date="2022-12-11T10:25:00Z">
        <w:r w:rsidR="00C37D99">
          <w:t xml:space="preserve">a </w:t>
        </w:r>
      </w:ins>
      <w:ins w:id="1201" w:author="Sreekanth  Gopi" w:date="2022-12-11T07:54:00Z">
        <w:r w:rsidRPr="00FD7DE9">
          <w:t xml:space="preserve">precision of </w:t>
        </w:r>
      </w:ins>
      <w:ins w:id="1202" w:author="Sreekanth  Gopi" w:date="2022-12-11T07:55:00Z">
        <w:r w:rsidR="005B48AA">
          <w:t>89</w:t>
        </w:r>
      </w:ins>
      <w:ins w:id="1203" w:author="Sreekanth  Gopi" w:date="2022-12-11T10:25:00Z">
        <w:r w:rsidR="00C37D99">
          <w:t>,</w:t>
        </w:r>
      </w:ins>
      <w:ins w:id="1204" w:author="Sreekanth  Gopi" w:date="2022-12-11T07:54:00Z">
        <w:r w:rsidRPr="00FD7DE9">
          <w:t xml:space="preserve"> and a recall of </w:t>
        </w:r>
      </w:ins>
      <w:ins w:id="1205" w:author="Sreekanth  Gopi" w:date="2022-12-11T07:55:00Z">
        <w:r w:rsidR="005B48AA">
          <w:t>1</w:t>
        </w:r>
      </w:ins>
      <w:ins w:id="1206" w:author="Sreekanth  Gopi" w:date="2022-12-11T07:54:00Z">
        <w:r w:rsidRPr="00FD7DE9">
          <w:t xml:space="preserve">. F1 score gives a better performance measurement than accuracy in this case as the dataset is skewed to ADHD by over 30% </w:t>
        </w:r>
      </w:ins>
      <w:ins w:id="1207" w:author="Sreekanth  Gopi" w:date="2022-12-11T10:25:00Z">
        <w:r w:rsidR="00C37D99">
          <w:t xml:space="preserve">of </w:t>
        </w:r>
      </w:ins>
      <w:ins w:id="1208" w:author="Sreekanth  Gopi" w:date="2022-12-11T07:54:00Z">
        <w:r w:rsidRPr="00FD7DE9">
          <w:t xml:space="preserve">records. The precision score indicates that </w:t>
        </w:r>
      </w:ins>
      <w:ins w:id="1209" w:author="Sreekanth  Gopi" w:date="2022-12-11T07:55:00Z">
        <w:r w:rsidR="005B48AA">
          <w:t>89</w:t>
        </w:r>
      </w:ins>
      <w:ins w:id="1210" w:author="Sreekanth  Gopi" w:date="2022-12-11T07:54:00Z">
        <w:r w:rsidRPr="00FD7DE9">
          <w:t>% of the positive predictions made were correct (true positives). Another useful measure to measure how good a test is</w:t>
        </w:r>
      </w:ins>
      <w:ins w:id="1211" w:author="Sreekanth  Gopi" w:date="2022-12-11T07:56:00Z">
        <w:r w:rsidR="005F427F">
          <w:t xml:space="preserve"> </w:t>
        </w:r>
      </w:ins>
      <w:ins w:id="1212" w:author="Sreekanth  Gopi" w:date="2022-12-11T07:57:00Z">
        <w:r w:rsidR="00466C4D" w:rsidRPr="00466C4D">
          <w:t xml:space="preserve">recall or sensitivity </w:t>
        </w:r>
      </w:ins>
      <w:ins w:id="1213" w:author="Sreekanth  Gopi" w:date="2022-12-11T07:54:00Z">
        <w:r w:rsidRPr="00FD7DE9">
          <w:t xml:space="preserve">at detecting the </w:t>
        </w:r>
        <w:r w:rsidRPr="00FD7DE9">
          <w:lastRenderedPageBreak/>
          <w:t xml:space="preserve">positives. It is a ratio of positive cases that are correctly predicted over all the positive cases. Thus, we can say </w:t>
        </w:r>
      </w:ins>
      <w:ins w:id="1214" w:author="Sreekanth  Gopi" w:date="2022-12-11T07:55:00Z">
        <w:r>
          <w:t>10</w:t>
        </w:r>
      </w:ins>
      <w:ins w:id="1215" w:author="Sreekanth  Gopi" w:date="2022-12-11T07:54:00Z">
        <w:r w:rsidRPr="00FD7DE9">
          <w:t xml:space="preserve">0% of the positive cases </w:t>
        </w:r>
      </w:ins>
      <w:ins w:id="1216" w:author="Sreekanth  Gopi" w:date="2022-12-11T07:55:00Z">
        <w:r>
          <w:t xml:space="preserve">(non-ADHD) </w:t>
        </w:r>
      </w:ins>
      <w:ins w:id="1217" w:author="Sreekanth  Gopi" w:date="2022-12-11T07:54:00Z">
        <w:r w:rsidRPr="00FD7DE9">
          <w:t xml:space="preserve">were predicted correctly. </w:t>
        </w:r>
      </w:ins>
    </w:p>
    <w:p w14:paraId="379209AE" w14:textId="5B303074" w:rsidR="00010599" w:rsidRDefault="00ED2D61" w:rsidP="007E0143">
      <w:pPr>
        <w:autoSpaceDE w:val="0"/>
        <w:autoSpaceDN w:val="0"/>
        <w:adjustRightInd w:val="0"/>
        <w:spacing w:line="360" w:lineRule="auto"/>
        <w:rPr>
          <w:ins w:id="1218" w:author="Sreekanth  Gopi" w:date="2022-12-11T07:54:00Z"/>
        </w:rPr>
      </w:pPr>
      <w:ins w:id="1219" w:author="Sreekanth  Gopi" w:date="2022-12-11T08:36:00Z">
        <w:r>
          <w:rPr>
            <w:noProof/>
          </w:rPr>
          <mc:AlternateContent>
            <mc:Choice Requires="wpg">
              <w:drawing>
                <wp:anchor distT="0" distB="0" distL="114300" distR="114300" simplePos="0" relativeHeight="251711488" behindDoc="0" locked="0" layoutInCell="1" allowOverlap="1" wp14:anchorId="62BFC501" wp14:editId="519D576F">
                  <wp:simplePos x="0" y="0"/>
                  <wp:positionH relativeFrom="column">
                    <wp:posOffset>0</wp:posOffset>
                  </wp:positionH>
                  <wp:positionV relativeFrom="paragraph">
                    <wp:posOffset>0</wp:posOffset>
                  </wp:positionV>
                  <wp:extent cx="3398520" cy="2796540"/>
                  <wp:effectExtent l="0" t="0" r="5080" b="0"/>
                  <wp:wrapNone/>
                  <wp:docPr id="43" name="Group 43"/>
                  <wp:cNvGraphicFramePr/>
                  <a:graphic xmlns:a="http://schemas.openxmlformats.org/drawingml/2006/main">
                    <a:graphicData uri="http://schemas.microsoft.com/office/word/2010/wordprocessingGroup">
                      <wpg:wgp>
                        <wpg:cNvGrpSpPr/>
                        <wpg:grpSpPr>
                          <a:xfrm>
                            <a:off x="0" y="0"/>
                            <a:ext cx="3398520" cy="2796540"/>
                            <a:chOff x="91440" y="-82475"/>
                            <a:chExt cx="3398520" cy="2796540"/>
                          </a:xfrm>
                        </wpg:grpSpPr>
                        <pic:pic xmlns:pic="http://schemas.openxmlformats.org/drawingml/2006/picture">
                          <pic:nvPicPr>
                            <pic:cNvPr id="44" name="Picture 44" descr="Tabl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91440" y="-82475"/>
                              <a:ext cx="3398520" cy="2324100"/>
                            </a:xfrm>
                            <a:prstGeom prst="rect">
                              <a:avLst/>
                            </a:prstGeom>
                          </pic:spPr>
                        </pic:pic>
                        <wps:wsp>
                          <wps:cNvPr id="45" name="Text Box 45"/>
                          <wps:cNvSpPr txBox="1"/>
                          <wps:spPr>
                            <a:xfrm>
                              <a:off x="510540" y="2400300"/>
                              <a:ext cx="2318870" cy="313765"/>
                            </a:xfrm>
                            <a:prstGeom prst="rect">
                              <a:avLst/>
                            </a:prstGeom>
                            <a:solidFill>
                              <a:schemeClr val="lt1"/>
                            </a:solidFill>
                            <a:ln w="6350">
                              <a:noFill/>
                            </a:ln>
                          </wps:spPr>
                          <wps:txbx>
                            <w:txbxContent>
                              <w:p w14:paraId="424DF7CD" w14:textId="77777777" w:rsidR="00ED2D61" w:rsidRPr="002F7FF4" w:rsidRDefault="00ED2D61" w:rsidP="00ED2D61">
                                <w:pPr>
                                  <w:spacing w:before="100" w:beforeAutospacing="1" w:after="60"/>
                                  <w:rPr>
                                    <w:ins w:id="1220" w:author="Sreekanth  Gopi" w:date="2022-12-11T06:54:00Z"/>
                                    <w:rPrChange w:id="1221" w:author="Sreekanth  Gopi" w:date="2022-12-11T06:56:00Z">
                                      <w:rPr>
                                        <w:ins w:id="1222" w:author="Sreekanth  Gopi" w:date="2022-12-11T06:54:00Z"/>
                                        <w:rFonts w:ascii="Arial" w:hAnsi="Arial" w:cs="Arial"/>
                                        <w:color w:val="984806" w:themeColor="accent6" w:themeShade="80"/>
                                        <w:sz w:val="21"/>
                                        <w:szCs w:val="21"/>
                                      </w:rPr>
                                    </w:rPrChange>
                                  </w:rPr>
                                </w:pPr>
                                <w:del w:id="1223" w:author="Sreekanth  Gopi" w:date="2022-12-11T06:14:00Z">
                                  <w:r w:rsidRPr="002F7FF4" w:rsidDel="00DD03E1">
                                    <w:delText>Table 2</w:delText>
                                  </w:r>
                                </w:del>
                                <w:ins w:id="1224" w:author="Sreekanth  Gopi" w:date="2022-12-11T06:14:00Z">
                                  <w:r w:rsidRPr="002F7FF4">
                                    <w:t xml:space="preserve">Figure </w:t>
                                  </w:r>
                                </w:ins>
                                <w:ins w:id="1225" w:author="Sreekanth  Gopi" w:date="2022-12-11T08:06:00Z">
                                  <w:r>
                                    <w:t>10</w:t>
                                  </w:r>
                                </w:ins>
                                <w:r w:rsidRPr="002F7FF4">
                                  <w:t xml:space="preserve">: </w:t>
                                </w:r>
                                <w:ins w:id="1226" w:author="Sreekanth  Gopi" w:date="2022-12-11T07:35:00Z">
                                  <w:r>
                                    <w:t>Classification Report</w:t>
                                  </w:r>
                                </w:ins>
                              </w:p>
                              <w:p w14:paraId="44285ACD" w14:textId="77777777" w:rsidR="00ED2D61" w:rsidRDefault="00ED2D61" w:rsidP="00ED2D61">
                                <w:del w:id="1227" w:author="Sreekanth  Gopi" w:date="2022-12-11T06:54:00Z">
                                  <w:r w:rsidDel="002F7FF4">
                                    <w:delText>Classifiers performance</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BFC501" id="Group 43" o:spid="_x0000_s1049" style="position:absolute;margin-left:0;margin-top:0;width:267.6pt;height:220.2pt;z-index:251711488;mso-height-relative:margin" coordorigin="914,-824" coordsize="33985,279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">
                  <v:shape id="Picture 44" o:spid="_x0000_s1050" type="#_x0000_t75" alt="Table&#10;&#10;Description automatically generated" style="position:absolute;left:914;top:-824;width:33985;height:23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">
                    <v:imagedata r:id="rId28" o:title="Table&#10;&#10;Description automatically generated"/>
                  </v:shape>
                  <v:shape id="Text Box 45" o:spid="_x0000_s1051" type="#_x0000_t202" style="position:absolute;left:5105;top:24003;width:23189;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424DF7CD" w14:textId="77777777" w:rsidR="00ED2D61" w:rsidRPr="002F7FF4" w:rsidRDefault="00ED2D61" w:rsidP="00ED2D61">
                          <w:pPr>
                            <w:spacing w:before="100" w:beforeAutospacing="1" w:after="60"/>
                            <w:rPr>
                              <w:ins w:id="1228" w:author="Sreekanth  Gopi" w:date="2022-12-11T06:54:00Z"/>
                              <w:rPrChange w:id="1229" w:author="Sreekanth  Gopi" w:date="2022-12-11T06:56:00Z">
                                <w:rPr>
                                  <w:ins w:id="1230" w:author="Sreekanth  Gopi" w:date="2022-12-11T06:54:00Z"/>
                                  <w:rFonts w:ascii="Arial" w:hAnsi="Arial" w:cs="Arial"/>
                                  <w:color w:val="984806" w:themeColor="accent6" w:themeShade="80"/>
                                  <w:sz w:val="21"/>
                                  <w:szCs w:val="21"/>
                                </w:rPr>
                              </w:rPrChange>
                            </w:rPr>
                          </w:pPr>
                          <w:del w:id="1231" w:author="Sreekanth  Gopi" w:date="2022-12-11T06:14:00Z">
                            <w:r w:rsidRPr="002F7FF4" w:rsidDel="00DD03E1">
                              <w:delText>Table 2</w:delText>
                            </w:r>
                          </w:del>
                          <w:ins w:id="1232" w:author="Sreekanth  Gopi" w:date="2022-12-11T06:14:00Z">
                            <w:r w:rsidRPr="002F7FF4">
                              <w:t xml:space="preserve">Figure </w:t>
                            </w:r>
                          </w:ins>
                          <w:ins w:id="1233" w:author="Sreekanth  Gopi" w:date="2022-12-11T08:06:00Z">
                            <w:r>
                              <w:t>10</w:t>
                            </w:r>
                          </w:ins>
                          <w:r w:rsidRPr="002F7FF4">
                            <w:t xml:space="preserve">: </w:t>
                          </w:r>
                          <w:ins w:id="1234" w:author="Sreekanth  Gopi" w:date="2022-12-11T07:35:00Z">
                            <w:r>
                              <w:t>Classification Report</w:t>
                            </w:r>
                          </w:ins>
                        </w:p>
                        <w:p w14:paraId="44285ACD" w14:textId="77777777" w:rsidR="00ED2D61" w:rsidRDefault="00ED2D61" w:rsidP="00ED2D61">
                          <w:del w:id="1235" w:author="Sreekanth  Gopi" w:date="2022-12-11T06:54:00Z">
                            <w:r w:rsidDel="002F7FF4">
                              <w:delText>Classifiers performance</w:delText>
                            </w:r>
                          </w:del>
                        </w:p>
                      </w:txbxContent>
                    </v:textbox>
                  </v:shape>
                </v:group>
              </w:pict>
            </mc:Fallback>
          </mc:AlternateContent>
        </w:r>
      </w:ins>
    </w:p>
    <w:p w14:paraId="65BAF068" w14:textId="4FA5A8E9" w:rsidR="00010599" w:rsidRDefault="00010599" w:rsidP="007E0143">
      <w:pPr>
        <w:autoSpaceDE w:val="0"/>
        <w:autoSpaceDN w:val="0"/>
        <w:adjustRightInd w:val="0"/>
        <w:spacing w:line="360" w:lineRule="auto"/>
        <w:rPr>
          <w:ins w:id="1236" w:author="Sreekanth  Gopi" w:date="2022-12-11T07:54:00Z"/>
        </w:rPr>
      </w:pPr>
    </w:p>
    <w:p w14:paraId="214DD866" w14:textId="42738E28" w:rsidR="00010599" w:rsidRDefault="00010599" w:rsidP="007E0143">
      <w:pPr>
        <w:autoSpaceDE w:val="0"/>
        <w:autoSpaceDN w:val="0"/>
        <w:adjustRightInd w:val="0"/>
        <w:spacing w:line="360" w:lineRule="auto"/>
        <w:rPr>
          <w:ins w:id="1237" w:author="Sreekanth  Gopi" w:date="2022-12-11T07:54:00Z"/>
        </w:rPr>
      </w:pPr>
    </w:p>
    <w:p w14:paraId="66216AD9" w14:textId="4CF692E3" w:rsidR="00010599" w:rsidRDefault="00010599" w:rsidP="007E0143">
      <w:pPr>
        <w:autoSpaceDE w:val="0"/>
        <w:autoSpaceDN w:val="0"/>
        <w:adjustRightInd w:val="0"/>
        <w:spacing w:line="360" w:lineRule="auto"/>
        <w:rPr>
          <w:ins w:id="1238" w:author="Sreekanth  Gopi" w:date="2022-12-11T07:54:00Z"/>
        </w:rPr>
      </w:pPr>
    </w:p>
    <w:p w14:paraId="2A6DEADA" w14:textId="55D7859C" w:rsidR="00010599" w:rsidRDefault="00010599" w:rsidP="007E0143">
      <w:pPr>
        <w:autoSpaceDE w:val="0"/>
        <w:autoSpaceDN w:val="0"/>
        <w:adjustRightInd w:val="0"/>
        <w:spacing w:line="360" w:lineRule="auto"/>
        <w:rPr>
          <w:ins w:id="1239" w:author="Sreekanth  Gopi" w:date="2022-12-11T07:54:00Z"/>
        </w:rPr>
      </w:pPr>
    </w:p>
    <w:p w14:paraId="482D9866" w14:textId="77777777" w:rsidR="00010599" w:rsidRDefault="00010599" w:rsidP="007E0143">
      <w:pPr>
        <w:autoSpaceDE w:val="0"/>
        <w:autoSpaceDN w:val="0"/>
        <w:adjustRightInd w:val="0"/>
        <w:spacing w:line="360" w:lineRule="auto"/>
        <w:rPr>
          <w:ins w:id="1240" w:author="Sreekanth  Gopi" w:date="2022-12-10T23:16:00Z"/>
        </w:rPr>
      </w:pPr>
    </w:p>
    <w:p w14:paraId="11B9ED55" w14:textId="3BB397E9" w:rsidR="00933FB7" w:rsidRDefault="00933FB7" w:rsidP="001D1A9B">
      <w:pPr>
        <w:autoSpaceDE w:val="0"/>
        <w:autoSpaceDN w:val="0"/>
        <w:adjustRightInd w:val="0"/>
        <w:spacing w:line="360" w:lineRule="auto"/>
        <w:rPr>
          <w:ins w:id="1241" w:author="Sreekanth  Gopi" w:date="2022-12-11T07:25:00Z"/>
        </w:rPr>
      </w:pPr>
    </w:p>
    <w:p w14:paraId="2A9DB25A" w14:textId="77777777" w:rsidR="0075391E" w:rsidRDefault="0075391E" w:rsidP="001D1A9B">
      <w:pPr>
        <w:autoSpaceDE w:val="0"/>
        <w:autoSpaceDN w:val="0"/>
        <w:adjustRightInd w:val="0"/>
        <w:spacing w:line="360" w:lineRule="auto"/>
        <w:rPr>
          <w:ins w:id="1242" w:author="Sreekanth  Gopi" w:date="2022-12-11T07:33:00Z"/>
        </w:rPr>
      </w:pPr>
    </w:p>
    <w:p w14:paraId="0CCB3848" w14:textId="028C0AD5" w:rsidR="0075391E" w:rsidRDefault="0075391E" w:rsidP="001D1A9B">
      <w:pPr>
        <w:autoSpaceDE w:val="0"/>
        <w:autoSpaceDN w:val="0"/>
        <w:adjustRightInd w:val="0"/>
        <w:spacing w:line="360" w:lineRule="auto"/>
        <w:rPr>
          <w:ins w:id="1243" w:author="Sreekanth  Gopi" w:date="2022-12-11T07:54:00Z"/>
        </w:rPr>
      </w:pPr>
    </w:p>
    <w:p w14:paraId="136BC6F6" w14:textId="28BC8789" w:rsidR="00FD7DE9" w:rsidRDefault="00FD7DE9" w:rsidP="001D1A9B">
      <w:pPr>
        <w:autoSpaceDE w:val="0"/>
        <w:autoSpaceDN w:val="0"/>
        <w:adjustRightInd w:val="0"/>
        <w:spacing w:line="360" w:lineRule="auto"/>
        <w:rPr>
          <w:ins w:id="1244" w:author="Sreekanth  Gopi" w:date="2022-12-11T07:54:00Z"/>
        </w:rPr>
      </w:pPr>
    </w:p>
    <w:p w14:paraId="63A86723" w14:textId="77777777" w:rsidR="00FD7DE9" w:rsidRDefault="00FD7DE9" w:rsidP="001D1A9B">
      <w:pPr>
        <w:autoSpaceDE w:val="0"/>
        <w:autoSpaceDN w:val="0"/>
        <w:adjustRightInd w:val="0"/>
        <w:spacing w:line="360" w:lineRule="auto"/>
        <w:rPr>
          <w:ins w:id="1245" w:author="Sreekanth  Gopi" w:date="2022-12-11T07:33:00Z"/>
        </w:rPr>
      </w:pPr>
    </w:p>
    <w:tbl>
      <w:tblPr>
        <w:tblW w:w="3420" w:type="dxa"/>
        <w:tblLook w:val="04A0" w:firstRow="1" w:lastRow="0" w:firstColumn="1" w:lastColumn="0" w:noHBand="0" w:noVBand="1"/>
      </w:tblPr>
      <w:tblGrid>
        <w:gridCol w:w="2120"/>
        <w:gridCol w:w="1300"/>
      </w:tblGrid>
      <w:tr w:rsidR="00C5581E" w14:paraId="6E48AA48" w14:textId="77777777" w:rsidTr="009A52AF">
        <w:trPr>
          <w:trHeight w:val="320"/>
          <w:ins w:id="1246" w:author="Sreekanth  Gopi" w:date="2022-12-11T07:35:00Z"/>
        </w:trPr>
        <w:tc>
          <w:tcPr>
            <w:tcW w:w="212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08C2B8F" w14:textId="77777777" w:rsidR="00C5581E" w:rsidRDefault="00C5581E" w:rsidP="009A52AF">
            <w:pPr>
              <w:rPr>
                <w:ins w:id="1247" w:author="Sreekanth  Gopi" w:date="2022-12-11T07:35:00Z"/>
                <w:b/>
                <w:bCs/>
                <w:color w:val="000000"/>
              </w:rPr>
            </w:pPr>
            <w:ins w:id="1248" w:author="Sreekanth  Gopi" w:date="2022-12-11T07:35:00Z">
              <w:r>
                <w:rPr>
                  <w:b/>
                  <w:bCs/>
                  <w:color w:val="000000"/>
                </w:rPr>
                <w:t>Classifier</w:t>
              </w:r>
            </w:ins>
          </w:p>
        </w:tc>
        <w:tc>
          <w:tcPr>
            <w:tcW w:w="1300" w:type="dxa"/>
            <w:tcBorders>
              <w:top w:val="single" w:sz="4" w:space="0" w:color="auto"/>
              <w:left w:val="nil"/>
              <w:bottom w:val="single" w:sz="4" w:space="0" w:color="auto"/>
              <w:right w:val="single" w:sz="4" w:space="0" w:color="auto"/>
            </w:tcBorders>
            <w:shd w:val="clear" w:color="000000" w:fill="E7E6E6"/>
            <w:noWrap/>
            <w:vAlign w:val="center"/>
            <w:hideMark/>
          </w:tcPr>
          <w:p w14:paraId="7C6FF64C" w14:textId="77777777" w:rsidR="00C5581E" w:rsidRDefault="00C5581E" w:rsidP="009A52AF">
            <w:pPr>
              <w:jc w:val="center"/>
              <w:rPr>
                <w:ins w:id="1249" w:author="Sreekanth  Gopi" w:date="2022-12-11T07:35:00Z"/>
                <w:b/>
                <w:bCs/>
                <w:color w:val="000000"/>
              </w:rPr>
            </w:pPr>
            <w:ins w:id="1250" w:author="Sreekanth  Gopi" w:date="2022-12-11T07:35:00Z">
              <w:r>
                <w:rPr>
                  <w:b/>
                  <w:bCs/>
                  <w:color w:val="000000"/>
                </w:rPr>
                <w:t>Accuracy</w:t>
              </w:r>
            </w:ins>
          </w:p>
        </w:tc>
      </w:tr>
      <w:tr w:rsidR="00C5581E" w14:paraId="36226ED5" w14:textId="77777777" w:rsidTr="009A52AF">
        <w:trPr>
          <w:trHeight w:val="320"/>
          <w:ins w:id="1251" w:author="Sreekanth  Gopi" w:date="2022-12-11T07:35:00Z"/>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B982EA" w14:textId="77777777" w:rsidR="00C5581E" w:rsidRDefault="00C5581E" w:rsidP="009A52AF">
            <w:pPr>
              <w:rPr>
                <w:ins w:id="1252" w:author="Sreekanth  Gopi" w:date="2022-12-11T07:35:00Z"/>
                <w:color w:val="212121"/>
              </w:rPr>
            </w:pPr>
            <w:ins w:id="1253" w:author="Sreekanth  Gopi" w:date="2022-12-11T07:35:00Z">
              <w:r>
                <w:rPr>
                  <w:color w:val="212121"/>
                </w:rPr>
                <w:t>KNN</w:t>
              </w:r>
            </w:ins>
          </w:p>
        </w:tc>
        <w:tc>
          <w:tcPr>
            <w:tcW w:w="1300" w:type="dxa"/>
            <w:tcBorders>
              <w:top w:val="nil"/>
              <w:left w:val="nil"/>
              <w:bottom w:val="single" w:sz="4" w:space="0" w:color="auto"/>
              <w:right w:val="single" w:sz="4" w:space="0" w:color="auto"/>
            </w:tcBorders>
            <w:shd w:val="clear" w:color="auto" w:fill="auto"/>
            <w:noWrap/>
            <w:vAlign w:val="bottom"/>
            <w:hideMark/>
          </w:tcPr>
          <w:p w14:paraId="0BE04778" w14:textId="77777777" w:rsidR="00C5581E" w:rsidRDefault="00C5581E" w:rsidP="009A52AF">
            <w:pPr>
              <w:jc w:val="right"/>
              <w:rPr>
                <w:ins w:id="1254" w:author="Sreekanth  Gopi" w:date="2022-12-11T07:35:00Z"/>
                <w:color w:val="212121"/>
              </w:rPr>
            </w:pPr>
            <w:ins w:id="1255" w:author="Sreekanth  Gopi" w:date="2022-12-11T07:35:00Z">
              <w:r>
                <w:rPr>
                  <w:color w:val="212121"/>
                </w:rPr>
                <w:t>93%</w:t>
              </w:r>
            </w:ins>
          </w:p>
        </w:tc>
      </w:tr>
      <w:tr w:rsidR="00C5581E" w14:paraId="5A56AF89" w14:textId="77777777" w:rsidTr="009A52AF">
        <w:trPr>
          <w:trHeight w:val="320"/>
          <w:ins w:id="1256" w:author="Sreekanth  Gopi" w:date="2022-12-11T07:35:00Z"/>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202A99C" w14:textId="77777777" w:rsidR="00C5581E" w:rsidRDefault="00C5581E" w:rsidP="009A52AF">
            <w:pPr>
              <w:rPr>
                <w:ins w:id="1257" w:author="Sreekanth  Gopi" w:date="2022-12-11T07:35:00Z"/>
                <w:color w:val="212121"/>
              </w:rPr>
            </w:pPr>
            <w:proofErr w:type="spellStart"/>
            <w:ins w:id="1258" w:author="Sreekanth  Gopi" w:date="2022-12-11T07:35:00Z">
              <w:r>
                <w:rPr>
                  <w:color w:val="212121"/>
                </w:rPr>
                <w:t>LightBGM</w:t>
              </w:r>
              <w:proofErr w:type="spellEnd"/>
            </w:ins>
          </w:p>
        </w:tc>
        <w:tc>
          <w:tcPr>
            <w:tcW w:w="1300" w:type="dxa"/>
            <w:tcBorders>
              <w:top w:val="nil"/>
              <w:left w:val="nil"/>
              <w:bottom w:val="single" w:sz="4" w:space="0" w:color="auto"/>
              <w:right w:val="single" w:sz="4" w:space="0" w:color="auto"/>
            </w:tcBorders>
            <w:shd w:val="clear" w:color="auto" w:fill="auto"/>
            <w:noWrap/>
            <w:vAlign w:val="bottom"/>
            <w:hideMark/>
          </w:tcPr>
          <w:p w14:paraId="1B31A369" w14:textId="77777777" w:rsidR="00C5581E" w:rsidRDefault="00C5581E" w:rsidP="009A52AF">
            <w:pPr>
              <w:jc w:val="right"/>
              <w:rPr>
                <w:ins w:id="1259" w:author="Sreekanth  Gopi" w:date="2022-12-11T07:35:00Z"/>
                <w:color w:val="212121"/>
              </w:rPr>
            </w:pPr>
            <w:ins w:id="1260" w:author="Sreekanth  Gopi" w:date="2022-12-11T07:35:00Z">
              <w:r>
                <w:rPr>
                  <w:color w:val="212121"/>
                </w:rPr>
                <w:t>91%</w:t>
              </w:r>
            </w:ins>
          </w:p>
        </w:tc>
      </w:tr>
      <w:tr w:rsidR="00C5581E" w14:paraId="1D90FCD6" w14:textId="77777777" w:rsidTr="009A52AF">
        <w:trPr>
          <w:trHeight w:val="320"/>
          <w:ins w:id="1261" w:author="Sreekanth  Gopi" w:date="2022-12-11T07:35:00Z"/>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99040B" w14:textId="77777777" w:rsidR="00C5581E" w:rsidRDefault="00C5581E" w:rsidP="009A52AF">
            <w:pPr>
              <w:rPr>
                <w:ins w:id="1262" w:author="Sreekanth  Gopi" w:date="2022-12-11T07:35:00Z"/>
                <w:color w:val="212121"/>
              </w:rPr>
            </w:pPr>
            <w:ins w:id="1263" w:author="Sreekanth  Gopi" w:date="2022-12-11T07:35:00Z">
              <w:r>
                <w:rPr>
                  <w:color w:val="212121"/>
                </w:rPr>
                <w:t>Logistic Regression</w:t>
              </w:r>
            </w:ins>
          </w:p>
        </w:tc>
        <w:tc>
          <w:tcPr>
            <w:tcW w:w="1300" w:type="dxa"/>
            <w:tcBorders>
              <w:top w:val="nil"/>
              <w:left w:val="nil"/>
              <w:bottom w:val="single" w:sz="4" w:space="0" w:color="auto"/>
              <w:right w:val="single" w:sz="4" w:space="0" w:color="auto"/>
            </w:tcBorders>
            <w:shd w:val="clear" w:color="auto" w:fill="auto"/>
            <w:noWrap/>
            <w:vAlign w:val="bottom"/>
            <w:hideMark/>
          </w:tcPr>
          <w:p w14:paraId="6B3CFBB3" w14:textId="77777777" w:rsidR="00C5581E" w:rsidRDefault="00C5581E" w:rsidP="009A52AF">
            <w:pPr>
              <w:jc w:val="right"/>
              <w:rPr>
                <w:ins w:id="1264" w:author="Sreekanth  Gopi" w:date="2022-12-11T07:35:00Z"/>
                <w:color w:val="212121"/>
              </w:rPr>
            </w:pPr>
            <w:ins w:id="1265" w:author="Sreekanth  Gopi" w:date="2022-12-11T07:35:00Z">
              <w:r>
                <w:rPr>
                  <w:color w:val="212121"/>
                </w:rPr>
                <w:t>43%</w:t>
              </w:r>
            </w:ins>
          </w:p>
        </w:tc>
      </w:tr>
      <w:tr w:rsidR="00C5581E" w14:paraId="4F313A0B" w14:textId="77777777" w:rsidTr="009A52AF">
        <w:trPr>
          <w:trHeight w:val="320"/>
          <w:ins w:id="1266" w:author="Sreekanth  Gopi" w:date="2022-12-11T07:35:00Z"/>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E406C7E" w14:textId="77777777" w:rsidR="00C5581E" w:rsidRDefault="00C5581E" w:rsidP="009A52AF">
            <w:pPr>
              <w:rPr>
                <w:ins w:id="1267" w:author="Sreekanth  Gopi" w:date="2022-12-11T07:35:00Z"/>
                <w:color w:val="212121"/>
              </w:rPr>
            </w:pPr>
            <w:proofErr w:type="spellStart"/>
            <w:ins w:id="1268" w:author="Sreekanth  Gopi" w:date="2022-12-11T07:35:00Z">
              <w:r>
                <w:rPr>
                  <w:color w:val="212121"/>
                </w:rPr>
                <w:t>MLPClassifier</w:t>
              </w:r>
              <w:proofErr w:type="spellEnd"/>
            </w:ins>
          </w:p>
        </w:tc>
        <w:tc>
          <w:tcPr>
            <w:tcW w:w="1300" w:type="dxa"/>
            <w:tcBorders>
              <w:top w:val="nil"/>
              <w:left w:val="nil"/>
              <w:bottom w:val="single" w:sz="4" w:space="0" w:color="auto"/>
              <w:right w:val="single" w:sz="4" w:space="0" w:color="auto"/>
            </w:tcBorders>
            <w:shd w:val="clear" w:color="auto" w:fill="auto"/>
            <w:noWrap/>
            <w:vAlign w:val="bottom"/>
            <w:hideMark/>
          </w:tcPr>
          <w:p w14:paraId="688EF3F0" w14:textId="77777777" w:rsidR="00C5581E" w:rsidRDefault="00C5581E" w:rsidP="009A52AF">
            <w:pPr>
              <w:jc w:val="right"/>
              <w:rPr>
                <w:ins w:id="1269" w:author="Sreekanth  Gopi" w:date="2022-12-11T07:35:00Z"/>
                <w:color w:val="212121"/>
              </w:rPr>
            </w:pPr>
            <w:ins w:id="1270" w:author="Sreekanth  Gopi" w:date="2022-12-11T07:35:00Z">
              <w:r>
                <w:rPr>
                  <w:color w:val="212121"/>
                </w:rPr>
                <w:t>43%</w:t>
              </w:r>
            </w:ins>
          </w:p>
        </w:tc>
      </w:tr>
      <w:tr w:rsidR="00C5581E" w14:paraId="380367CB" w14:textId="77777777" w:rsidTr="009A52AF">
        <w:trPr>
          <w:trHeight w:val="320"/>
          <w:ins w:id="1271" w:author="Sreekanth  Gopi" w:date="2022-12-11T07:35:00Z"/>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E8C9B81" w14:textId="77777777" w:rsidR="00C5581E" w:rsidRDefault="00C5581E" w:rsidP="009A52AF">
            <w:pPr>
              <w:rPr>
                <w:ins w:id="1272" w:author="Sreekanth  Gopi" w:date="2022-12-11T07:35:00Z"/>
                <w:color w:val="212121"/>
              </w:rPr>
            </w:pPr>
            <w:ins w:id="1273" w:author="Sreekanth  Gopi" w:date="2022-12-11T07:35:00Z">
              <w:r>
                <w:rPr>
                  <w:color w:val="212121"/>
                </w:rPr>
                <w:t>Random Forest</w:t>
              </w:r>
            </w:ins>
          </w:p>
        </w:tc>
        <w:tc>
          <w:tcPr>
            <w:tcW w:w="1300" w:type="dxa"/>
            <w:tcBorders>
              <w:top w:val="nil"/>
              <w:left w:val="nil"/>
              <w:bottom w:val="single" w:sz="4" w:space="0" w:color="auto"/>
              <w:right w:val="single" w:sz="4" w:space="0" w:color="auto"/>
            </w:tcBorders>
            <w:shd w:val="clear" w:color="auto" w:fill="auto"/>
            <w:noWrap/>
            <w:vAlign w:val="bottom"/>
            <w:hideMark/>
          </w:tcPr>
          <w:p w14:paraId="63365FBB" w14:textId="77777777" w:rsidR="00C5581E" w:rsidRDefault="00C5581E" w:rsidP="009A52AF">
            <w:pPr>
              <w:jc w:val="right"/>
              <w:rPr>
                <w:ins w:id="1274" w:author="Sreekanth  Gopi" w:date="2022-12-11T07:35:00Z"/>
                <w:color w:val="212121"/>
              </w:rPr>
            </w:pPr>
            <w:ins w:id="1275" w:author="Sreekanth  Gopi" w:date="2022-12-11T07:35:00Z">
              <w:r>
                <w:rPr>
                  <w:color w:val="212121"/>
                </w:rPr>
                <w:t>43%</w:t>
              </w:r>
            </w:ins>
          </w:p>
        </w:tc>
      </w:tr>
    </w:tbl>
    <w:p w14:paraId="20A365D1" w14:textId="689439DE" w:rsidR="0075391E" w:rsidRDefault="001E4782" w:rsidP="001D1A9B">
      <w:pPr>
        <w:autoSpaceDE w:val="0"/>
        <w:autoSpaceDN w:val="0"/>
        <w:adjustRightInd w:val="0"/>
        <w:spacing w:line="360" w:lineRule="auto"/>
        <w:rPr>
          <w:ins w:id="1276" w:author="Sreekanth  Gopi" w:date="2022-12-11T07:33:00Z"/>
        </w:rPr>
      </w:pPr>
      <w:ins w:id="1277" w:author="Sreekanth  Gopi" w:date="2022-12-11T07:35:00Z">
        <w:r>
          <w:rPr>
            <w:noProof/>
          </w:rPr>
          <mc:AlternateContent>
            <mc:Choice Requires="wps">
              <w:drawing>
                <wp:anchor distT="0" distB="0" distL="114300" distR="114300" simplePos="0" relativeHeight="251697152" behindDoc="0" locked="0" layoutInCell="1" allowOverlap="1" wp14:anchorId="79AD1C63" wp14:editId="7437AABF">
                  <wp:simplePos x="0" y="0"/>
                  <wp:positionH relativeFrom="column">
                    <wp:posOffset>-98190</wp:posOffset>
                  </wp:positionH>
                  <wp:positionV relativeFrom="paragraph">
                    <wp:posOffset>74930</wp:posOffset>
                  </wp:positionV>
                  <wp:extent cx="3284220" cy="313690"/>
                  <wp:effectExtent l="0" t="0" r="5080" b="3810"/>
                  <wp:wrapNone/>
                  <wp:docPr id="29" name="Text Box 29"/>
                  <wp:cNvGraphicFramePr/>
                  <a:graphic xmlns:a="http://schemas.openxmlformats.org/drawingml/2006/main">
                    <a:graphicData uri="http://schemas.microsoft.com/office/word/2010/wordprocessingShape">
                      <wps:wsp>
                        <wps:cNvSpPr txBox="1"/>
                        <wps:spPr>
                          <a:xfrm>
                            <a:off x="0" y="0"/>
                            <a:ext cx="3284220" cy="313690"/>
                          </a:xfrm>
                          <a:prstGeom prst="rect">
                            <a:avLst/>
                          </a:prstGeom>
                          <a:solidFill>
                            <a:schemeClr val="lt1"/>
                          </a:solidFill>
                          <a:ln w="6350">
                            <a:noFill/>
                          </a:ln>
                        </wps:spPr>
                        <wps:txbx>
                          <w:txbxContent>
                            <w:p w14:paraId="4BCA2CE0" w14:textId="3DDB93BD" w:rsidR="00C5581E" w:rsidRDefault="00C5581E" w:rsidP="00C5581E">
                              <w:r>
                                <w:t xml:space="preserve">Table </w:t>
                              </w:r>
                              <w:ins w:id="1278" w:author="Sreekanth  Gopi" w:date="2022-12-11T07:09:00Z">
                                <w:r>
                                  <w:t>3</w:t>
                                </w:r>
                              </w:ins>
                              <w:del w:id="1279" w:author="Sreekanth  Gopi" w:date="2022-12-11T07:09:00Z">
                                <w:r w:rsidDel="003F119C">
                                  <w:delText>2</w:delText>
                                </w:r>
                              </w:del>
                              <w:r>
                                <w:t>: Classifiers performance</w:t>
                              </w:r>
                              <w:ins w:id="1280" w:author="Sreekanth  Gopi" w:date="2022-12-11T07:36:00Z">
                                <w:r w:rsidR="001E4782">
                                  <w:t xml:space="preserve"> with filtering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1C63" id="Text Box 29" o:spid="_x0000_s1052" type="#_x0000_t202" style="position:absolute;margin-left:-7.75pt;margin-top:5.9pt;width:258.6pt;height:2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" fillcolor="white [3201]" stroked="f" strokeweight=".5pt">
                  <v:textbox>
                    <w:txbxContent>
                      <w:p w14:paraId="4BCA2CE0" w14:textId="3DDB93BD" w:rsidR="00C5581E" w:rsidRDefault="00C5581E" w:rsidP="00C5581E">
                        <w:r>
                          <w:t xml:space="preserve">Table </w:t>
                        </w:r>
                        <w:ins w:id="1281" w:author="Sreekanth  Gopi" w:date="2022-12-11T07:09:00Z">
                          <w:r>
                            <w:t>3</w:t>
                          </w:r>
                        </w:ins>
                        <w:del w:id="1282" w:author="Sreekanth  Gopi" w:date="2022-12-11T07:09:00Z">
                          <w:r w:rsidDel="003F119C">
                            <w:delText>2</w:delText>
                          </w:r>
                        </w:del>
                        <w:r>
                          <w:t>: Classifiers performance</w:t>
                        </w:r>
                        <w:ins w:id="1283" w:author="Sreekanth  Gopi" w:date="2022-12-11T07:36:00Z">
                          <w:r w:rsidR="001E4782">
                            <w:t xml:space="preserve"> with filtering</w:t>
                          </w:r>
                        </w:ins>
                      </w:p>
                    </w:txbxContent>
                  </v:textbox>
                </v:shape>
              </w:pict>
            </mc:Fallback>
          </mc:AlternateContent>
        </w:r>
      </w:ins>
    </w:p>
    <w:p w14:paraId="7609F314" w14:textId="77777777" w:rsidR="0075391E" w:rsidRDefault="0075391E" w:rsidP="001D1A9B">
      <w:pPr>
        <w:autoSpaceDE w:val="0"/>
        <w:autoSpaceDN w:val="0"/>
        <w:adjustRightInd w:val="0"/>
        <w:spacing w:line="360" w:lineRule="auto"/>
        <w:rPr>
          <w:ins w:id="1284" w:author="Sreekanth  Gopi" w:date="2022-12-11T07:33:00Z"/>
        </w:rPr>
      </w:pPr>
    </w:p>
    <w:p w14:paraId="6ABDEF17" w14:textId="5D4B3E22" w:rsidR="006874C1" w:rsidRPr="00A773A1" w:rsidRDefault="00A773A1" w:rsidP="001D1A9B">
      <w:pPr>
        <w:autoSpaceDE w:val="0"/>
        <w:autoSpaceDN w:val="0"/>
        <w:adjustRightInd w:val="0"/>
        <w:spacing w:line="360" w:lineRule="auto"/>
        <w:rPr>
          <w:ins w:id="1285" w:author="Sreekanth  Gopi" w:date="2022-12-03T21:46:00Z"/>
          <w:rPrChange w:id="1286" w:author="Sreekanth  Gopi" w:date="2022-12-11T07:25:00Z">
            <w:rPr>
              <w:ins w:id="1287" w:author="Sreekanth  Gopi" w:date="2022-12-03T21:46:00Z"/>
              <w:b/>
              <w:bCs/>
            </w:rPr>
          </w:rPrChange>
        </w:rPr>
      </w:pPr>
      <w:ins w:id="1288" w:author="Sreekanth  Gopi" w:date="2022-12-11T07:25:00Z">
        <w:r w:rsidRPr="00A773A1">
          <w:rPr>
            <w:rPrChange w:id="1289" w:author="Sreekanth  Gopi" w:date="2022-12-11T07:25:00Z">
              <w:rPr>
                <w:b/>
                <w:bCs/>
              </w:rPr>
            </w:rPrChange>
          </w:rPr>
          <w:t xml:space="preserve">This study </w:t>
        </w:r>
        <w:r>
          <w:t xml:space="preserve">has certain limitations. </w:t>
        </w:r>
        <w:r w:rsidR="00933FB7">
          <w:t xml:space="preserve">Firstly, we have only a limited </w:t>
        </w:r>
      </w:ins>
      <w:ins w:id="1290" w:author="Sreekanth  Gopi" w:date="2022-12-11T07:58:00Z">
        <w:r w:rsidR="007F62EC">
          <w:t>number</w:t>
        </w:r>
      </w:ins>
      <w:ins w:id="1291" w:author="Sreekanth  Gopi" w:date="2022-12-11T07:25:00Z">
        <w:r w:rsidR="00933FB7">
          <w:t xml:space="preserve"> of </w:t>
        </w:r>
      </w:ins>
      <w:ins w:id="1292" w:author="Sreekanth  Gopi" w:date="2022-12-11T07:30:00Z">
        <w:r w:rsidR="00933FB7">
          <w:t xml:space="preserve">recordings in the chosen </w:t>
        </w:r>
      </w:ins>
      <w:ins w:id="1293" w:author="Sreekanth  Gopi" w:date="2022-12-11T07:25:00Z">
        <w:r w:rsidR="00933FB7">
          <w:t xml:space="preserve">dataset. </w:t>
        </w:r>
      </w:ins>
      <w:ins w:id="1294" w:author="Sreekanth  Gopi" w:date="2022-12-11T07:30:00Z">
        <w:r w:rsidR="00933FB7">
          <w:t xml:space="preserve">There are only a very few datasets available that focus on ADHD and attention as per our research. </w:t>
        </w:r>
      </w:ins>
      <w:ins w:id="1295" w:author="Sreekanth  Gopi" w:date="2022-12-11T07:36:00Z">
        <w:r w:rsidR="00E75DF3">
          <w:t>In t</w:t>
        </w:r>
      </w:ins>
      <w:ins w:id="1296" w:author="Sreekanth  Gopi" w:date="2022-12-11T07:37:00Z">
        <w:r w:rsidR="00E75DF3">
          <w:t xml:space="preserve">he next phase, we would take IRB approval and conduct experiments to collect more data for deeper </w:t>
        </w:r>
        <w:r w:rsidR="00BA0FB9">
          <w:t>analysis and model performance</w:t>
        </w:r>
        <w:r w:rsidR="00E75DF3">
          <w:t xml:space="preserve">. </w:t>
        </w:r>
      </w:ins>
    </w:p>
    <w:p w14:paraId="6D0FEA8E" w14:textId="67EF8493" w:rsidR="006F3126" w:rsidRDefault="001D1A9B" w:rsidP="001D1A9B">
      <w:pPr>
        <w:autoSpaceDE w:val="0"/>
        <w:autoSpaceDN w:val="0"/>
        <w:adjustRightInd w:val="0"/>
        <w:spacing w:line="360" w:lineRule="auto"/>
        <w:rPr>
          <w:ins w:id="1297" w:author="Sreekanth  Gopi" w:date="2022-11-29T13:26:00Z"/>
        </w:rPr>
      </w:pPr>
      <w:ins w:id="1298" w:author="Sreekanth  Gopi" w:date="2022-11-29T13:14:00Z">
        <w:r w:rsidRPr="006F3126">
          <w:rPr>
            <w:b/>
            <w:bCs/>
            <w:rPrChange w:id="1299" w:author="Sreekanth  Gopi" w:date="2022-11-29T13:26:00Z">
              <w:rPr/>
            </w:rPrChange>
          </w:rPr>
          <w:t>Conclusion:</w:t>
        </w:r>
        <w:r>
          <w:t xml:space="preserve"> </w:t>
        </w:r>
      </w:ins>
    </w:p>
    <w:p w14:paraId="459324E6" w14:textId="63618660" w:rsidR="00645492" w:rsidRPr="00645492" w:rsidRDefault="001D1A9B" w:rsidP="002D4EE0">
      <w:pPr>
        <w:autoSpaceDE w:val="0"/>
        <w:autoSpaceDN w:val="0"/>
        <w:adjustRightInd w:val="0"/>
        <w:spacing w:line="360" w:lineRule="auto"/>
        <w:rPr>
          <w:ins w:id="1300" w:author="Sreekanth  Gopi" w:date="2022-11-29T13:26:00Z"/>
          <w:rPrChange w:id="1301" w:author="Sreekanth  Gopi" w:date="2022-11-30T07:36:00Z">
            <w:rPr>
              <w:ins w:id="1302" w:author="Sreekanth  Gopi" w:date="2022-11-29T13:26:00Z"/>
              <w:b/>
              <w:bCs/>
            </w:rPr>
          </w:rPrChange>
        </w:rPr>
      </w:pPr>
      <w:ins w:id="1303" w:author="Sreekanth  Gopi" w:date="2022-11-29T13:14:00Z">
        <w:r w:rsidRPr="001D1A9B">
          <w:t>The goal of this study is to 1) use neural network classification ML algorithm to detect attention deficiency by using EEG dataset, and 2) analyze the impact of CM-II on individuals with attention deficiency. For goal 1, we used Multi-layer Perceptron (MLP)</w:t>
        </w:r>
      </w:ins>
      <w:ins w:id="1304" w:author="Sreekanth  Gopi" w:date="2022-12-11T08:02:00Z">
        <w:r w:rsidR="0057533B">
          <w:t>, KNN, SVM</w:t>
        </w:r>
      </w:ins>
      <w:ins w:id="1305" w:author="Sreekanth  Gopi" w:date="2022-12-11T10:25:00Z">
        <w:r w:rsidR="00C37D99">
          <w:t>,</w:t>
        </w:r>
      </w:ins>
      <w:ins w:id="1306" w:author="Sreekanth  Gopi" w:date="2022-12-11T08:02:00Z">
        <w:r w:rsidR="0057533B">
          <w:t xml:space="preserve"> and other classifiers</w:t>
        </w:r>
      </w:ins>
      <w:ins w:id="1307" w:author="Sreekanth  Gopi" w:date="2022-11-29T13:14:00Z">
        <w:r w:rsidRPr="001D1A9B">
          <w:t xml:space="preserve"> on bandwidths of </w:t>
        </w:r>
        <w:proofErr w:type="spellStart"/>
        <w:proofErr w:type="gramStart"/>
        <w:r w:rsidRPr="001D1A9B">
          <w:rPr>
            <w:lang w:val="el-GR"/>
          </w:rPr>
          <w:t>α,β</w:t>
        </w:r>
        <w:proofErr w:type="gramEnd"/>
        <w:r w:rsidRPr="001D1A9B">
          <w:rPr>
            <w:lang w:val="el-GR"/>
          </w:rPr>
          <w:t>,δ,θ</w:t>
        </w:r>
        <w:proofErr w:type="spellEnd"/>
        <w:r w:rsidRPr="001D1A9B">
          <w:rPr>
            <w:lang w:val="el-GR"/>
          </w:rPr>
          <w:t xml:space="preserve"> </w:t>
        </w:r>
        <w:r w:rsidRPr="001D1A9B">
          <w:t xml:space="preserve">bands obtained from 19 channels of raw EEG dataset. The algorithm produces an accuracy of </w:t>
        </w:r>
      </w:ins>
      <w:ins w:id="1308" w:author="Sreekanth  Gopi" w:date="2022-12-11T08:02:00Z">
        <w:r w:rsidR="0057533B">
          <w:t>93</w:t>
        </w:r>
      </w:ins>
      <w:ins w:id="1309" w:author="Sreekanth  Gopi" w:date="2022-11-29T13:14:00Z">
        <w:r w:rsidRPr="001D1A9B">
          <w:t xml:space="preserve">%. Given the accuracy could be improved, in the next phase of this research, we will run the study on live EEG data and will improve the model for </w:t>
        </w:r>
        <w:r w:rsidRPr="001D1A9B">
          <w:lastRenderedPageBreak/>
          <w:t>higher accuracy. For goal 2, we will analyze the impact of CM-II on participants</w:t>
        </w:r>
      </w:ins>
      <w:ins w:id="1310" w:author="Sreekanth  Gopi" w:date="2022-12-01T10:28:00Z">
        <w:r w:rsidR="00433A30">
          <w:t>’</w:t>
        </w:r>
      </w:ins>
      <w:ins w:id="1311" w:author="Sreekanth  Gopi" w:date="2022-11-29T13:14:00Z">
        <w:r w:rsidRPr="001D1A9B">
          <w:t xml:space="preserve"> attention spans.</w:t>
        </w:r>
      </w:ins>
    </w:p>
    <w:p w14:paraId="14FE09C3" w14:textId="3D9B0457" w:rsidR="00216858" w:rsidRDefault="002031FC" w:rsidP="006F57F2">
      <w:pPr>
        <w:autoSpaceDE w:val="0"/>
        <w:autoSpaceDN w:val="0"/>
        <w:adjustRightInd w:val="0"/>
        <w:spacing w:line="360" w:lineRule="auto"/>
        <w:rPr>
          <w:ins w:id="1312" w:author="Sreekanth  Gopi" w:date="2022-12-11T06:35:00Z"/>
          <w:b/>
          <w:bCs/>
        </w:rPr>
      </w:pPr>
      <w:ins w:id="1313" w:author="Sreekanth  Gopi" w:date="2022-11-29T13:19:00Z">
        <w:r w:rsidRPr="00A24828">
          <w:rPr>
            <w:b/>
            <w:bCs/>
            <w:rPrChange w:id="1314" w:author="Sreekanth  Gopi" w:date="2022-11-29T13:26:00Z">
              <w:rPr/>
            </w:rPrChange>
          </w:rPr>
          <w:t>Future Research:</w:t>
        </w:r>
      </w:ins>
    </w:p>
    <w:p w14:paraId="7F02623B" w14:textId="18DFB87C" w:rsidR="00C30887" w:rsidRDefault="002D4EE0" w:rsidP="00584499">
      <w:pPr>
        <w:autoSpaceDE w:val="0"/>
        <w:autoSpaceDN w:val="0"/>
        <w:adjustRightInd w:val="0"/>
        <w:spacing w:line="360" w:lineRule="auto"/>
        <w:rPr>
          <w:ins w:id="1315" w:author="Sreekanth  Gopi" w:date="2022-12-11T08:55:00Z"/>
        </w:rPr>
      </w:pPr>
      <w:ins w:id="1316" w:author="Sreekanth  Gopi" w:date="2022-12-11T08:04:00Z">
        <w:r>
          <w:t>Application of b</w:t>
        </w:r>
      </w:ins>
      <w:ins w:id="1317" w:author="Sreekanth  Gopi" w:date="2022-12-11T06:35:00Z">
        <w:r w:rsidR="00C30887">
          <w:t xml:space="preserve">and wave </w:t>
        </w:r>
      </w:ins>
      <w:ins w:id="1318" w:author="Sreekanth  Gopi" w:date="2022-12-11T08:04:00Z">
        <w:r>
          <w:t>r</w:t>
        </w:r>
      </w:ins>
      <w:ins w:id="1319" w:author="Sreekanth  Gopi" w:date="2022-12-11T06:35:00Z">
        <w:r w:rsidR="00C30887">
          <w:t xml:space="preserve">atios and deeper spectral analysis could lead to </w:t>
        </w:r>
      </w:ins>
      <w:ins w:id="1320" w:author="Sreekanth  Gopi" w:date="2022-12-11T10:26:00Z">
        <w:r w:rsidR="00C37D99">
          <w:t>extracting</w:t>
        </w:r>
      </w:ins>
      <w:ins w:id="1321" w:author="Sreekanth  Gopi" w:date="2022-12-11T06:35:00Z">
        <w:r w:rsidR="00C30887">
          <w:t xml:space="preserve"> the most important information from the signals. </w:t>
        </w:r>
      </w:ins>
      <w:ins w:id="1322" w:author="Sreekanth  Gopi" w:date="2022-12-11T08:04:00Z">
        <w:r>
          <w:t>It will be also interesting to s</w:t>
        </w:r>
      </w:ins>
      <w:ins w:id="1323" w:author="Sreekanth  Gopi" w:date="2022-12-11T06:35:00Z">
        <w:r w:rsidR="00C30887">
          <w:t>tudy chaos in EEG as it has non-linear processes with high fluctuations.</w:t>
        </w:r>
      </w:ins>
      <w:ins w:id="1324" w:author="Sreekanth  Gopi" w:date="2022-12-11T08:53:00Z">
        <w:r w:rsidR="00584499">
          <w:t xml:space="preserve"> </w:t>
        </w:r>
        <w:proofErr w:type="spellStart"/>
        <w:r w:rsidR="00584499" w:rsidRPr="00584499">
          <w:t>ConvLSTM</w:t>
        </w:r>
        <w:proofErr w:type="spellEnd"/>
        <w:r w:rsidR="00584499">
          <w:t xml:space="preserve"> is </w:t>
        </w:r>
      </w:ins>
      <w:ins w:id="1325" w:author="Sreekanth  Gopi" w:date="2022-12-11T08:54:00Z">
        <w:r w:rsidR="00584499">
          <w:t>proven to provide high accuracy in ADHD predict</w:t>
        </w:r>
      </w:ins>
      <w:ins w:id="1326" w:author="Sreekanth  Gopi" w:date="2022-12-11T08:55:00Z">
        <w:r w:rsidR="00584499">
          <w:t xml:space="preserve">ions as per studies conducted </w:t>
        </w:r>
      </w:ins>
      <w:ins w:id="1327" w:author="Sreekanth  Gopi" w:date="2022-12-11T08:56:00Z">
        <w:r w:rsidR="00D323BD">
          <w:t>in a few similar papers</w:t>
        </w:r>
      </w:ins>
      <w:ins w:id="1328" w:author="Sreekanth  Gopi" w:date="2022-12-11T08:55:00Z">
        <w:r w:rsidR="00584499">
          <w:t xml:space="preserve"> </w:t>
        </w:r>
        <w:proofErr w:type="spellStart"/>
        <w:r w:rsidR="00584499">
          <w:t>TaghiBeyglou</w:t>
        </w:r>
        <w:proofErr w:type="spellEnd"/>
        <w:r w:rsidR="00584499">
          <w:t>, B</w:t>
        </w:r>
        <w:r w:rsidR="00584499">
          <w:t xml:space="preserve"> et al., </w:t>
        </w:r>
        <w:r w:rsidR="00584499">
          <w:t>2022</w:t>
        </w:r>
        <w:r w:rsidR="00584499">
          <w:t xml:space="preserve">, </w:t>
        </w:r>
        <w:proofErr w:type="spellStart"/>
        <w:r w:rsidR="00584499">
          <w:t>Bakhtyari</w:t>
        </w:r>
        <w:proofErr w:type="spellEnd"/>
        <w:r w:rsidR="00584499">
          <w:t>, M., &amp; Mirzaei, S. 2022</w:t>
        </w:r>
        <w:r w:rsidR="00584499">
          <w:t xml:space="preserve">, and </w:t>
        </w:r>
        <w:proofErr w:type="spellStart"/>
        <w:r w:rsidR="00584499">
          <w:t>Allahverdy</w:t>
        </w:r>
        <w:proofErr w:type="spellEnd"/>
        <w:r w:rsidR="00584499">
          <w:t>, A</w:t>
        </w:r>
        <w:r w:rsidR="00584499">
          <w:t xml:space="preserve"> et al., </w:t>
        </w:r>
        <w:r w:rsidR="00584499">
          <w:t xml:space="preserve">2016). </w:t>
        </w:r>
      </w:ins>
      <w:ins w:id="1329" w:author="Sreekanth  Gopi" w:date="2022-12-11T08:56:00Z">
        <w:r w:rsidR="00364514">
          <w:t xml:space="preserve">In the next phase, we intend to apply this </w:t>
        </w:r>
      </w:ins>
      <w:ins w:id="1330" w:author="Sreekanth  Gopi" w:date="2022-12-11T10:26:00Z">
        <w:r w:rsidR="00C37D99">
          <w:t>classification</w:t>
        </w:r>
      </w:ins>
      <w:ins w:id="1331" w:author="Sreekanth  Gopi" w:date="2022-12-11T08:56:00Z">
        <w:r w:rsidR="00364514">
          <w:t xml:space="preserve"> algorithm to improve our model performance. </w:t>
        </w:r>
      </w:ins>
    </w:p>
    <w:p w14:paraId="37AD77EA" w14:textId="77777777" w:rsidR="00584499" w:rsidRPr="0006677B" w:rsidRDefault="00584499" w:rsidP="00584499">
      <w:pPr>
        <w:autoSpaceDE w:val="0"/>
        <w:autoSpaceDN w:val="0"/>
        <w:adjustRightInd w:val="0"/>
        <w:spacing w:line="360" w:lineRule="auto"/>
        <w:rPr>
          <w:ins w:id="1332" w:author="Sreekanth  Gopi" w:date="2022-11-29T13:19:00Z"/>
        </w:rPr>
      </w:pPr>
    </w:p>
    <w:p w14:paraId="3E29D8F5" w14:textId="6CF09C30" w:rsidR="00CB4CFC" w:rsidRDefault="00AD1040" w:rsidP="00640789">
      <w:pPr>
        <w:autoSpaceDE w:val="0"/>
        <w:autoSpaceDN w:val="0"/>
        <w:adjustRightInd w:val="0"/>
        <w:spacing w:line="360" w:lineRule="auto"/>
        <w:rPr>
          <w:ins w:id="1333" w:author="Sreekanth  Gopi" w:date="2022-12-11T08:40:00Z"/>
        </w:rPr>
      </w:pPr>
      <w:ins w:id="1334" w:author="Sreekanth  Gopi" w:date="2022-12-11T10:40:00Z">
        <w:r>
          <w:rPr>
            <w:noProof/>
          </w:rPr>
          <mc:AlternateContent>
            <mc:Choice Requires="wps">
              <w:drawing>
                <wp:anchor distT="0" distB="0" distL="114300" distR="114300" simplePos="0" relativeHeight="251719680" behindDoc="0" locked="0" layoutInCell="1" allowOverlap="1" wp14:anchorId="7364C16F" wp14:editId="7FA69383">
                  <wp:simplePos x="0" y="0"/>
                  <wp:positionH relativeFrom="column">
                    <wp:posOffset>157349</wp:posOffset>
                  </wp:positionH>
                  <wp:positionV relativeFrom="paragraph">
                    <wp:posOffset>3202065</wp:posOffset>
                  </wp:positionV>
                  <wp:extent cx="3284220" cy="313690"/>
                  <wp:effectExtent l="0" t="0" r="5080" b="3810"/>
                  <wp:wrapNone/>
                  <wp:docPr id="52" name="Text Box 52"/>
                  <wp:cNvGraphicFramePr/>
                  <a:graphic xmlns:a="http://schemas.openxmlformats.org/drawingml/2006/main">
                    <a:graphicData uri="http://schemas.microsoft.com/office/word/2010/wordprocessingShape">
                      <wps:wsp>
                        <wps:cNvSpPr txBox="1"/>
                        <wps:spPr>
                          <a:xfrm>
                            <a:off x="0" y="0"/>
                            <a:ext cx="3284220" cy="313690"/>
                          </a:xfrm>
                          <a:prstGeom prst="rect">
                            <a:avLst/>
                          </a:prstGeom>
                          <a:solidFill>
                            <a:schemeClr val="lt1"/>
                          </a:solidFill>
                          <a:ln w="6350">
                            <a:noFill/>
                          </a:ln>
                        </wps:spPr>
                        <wps:txbx>
                          <w:txbxContent>
                            <w:p w14:paraId="6372676A" w14:textId="682CACB1" w:rsidR="00AD1040" w:rsidRDefault="00AD1040" w:rsidP="00AD1040">
                              <w:ins w:id="1335" w:author="Sreekanth  Gopi" w:date="2022-12-11T10:41:00Z">
                                <w:r>
                                  <w:t>Figure 11</w:t>
                                </w:r>
                              </w:ins>
                              <w:del w:id="1336" w:author="Sreekanth  Gopi" w:date="2022-12-11T10:41:00Z">
                                <w:r w:rsidDel="00AD1040">
                                  <w:delText xml:space="preserve">Table </w:delText>
                                </w:r>
                              </w:del>
                              <w:del w:id="1337" w:author="Sreekanth  Gopi" w:date="2022-12-11T07:09:00Z">
                                <w:r w:rsidDel="003F119C">
                                  <w:delText>2</w:delText>
                                </w:r>
                              </w:del>
                              <w:r>
                                <w:t xml:space="preserve">: </w:t>
                              </w:r>
                              <w:del w:id="1338" w:author="Sreekanth  Gopi" w:date="2022-12-11T10:41:00Z">
                                <w:r w:rsidDel="00AD1040">
                                  <w:delText>Classifiers performance</w:delText>
                                </w:r>
                              </w:del>
                              <w:ins w:id="1339" w:author="Sreekanth  Gopi" w:date="2022-12-11T10:41:00Z">
                                <w:r>
                                  <w:t>Phase 2 Methodology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4C16F" id="Text Box 52" o:spid="_x0000_s1053" type="#_x0000_t202" style="position:absolute;margin-left:12.4pt;margin-top:252.15pt;width:258.6pt;height:24.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" fillcolor="white [3201]" stroked="f" strokeweight=".5pt">
                  <v:textbox>
                    <w:txbxContent>
                      <w:p w14:paraId="6372676A" w14:textId="682CACB1" w:rsidR="00AD1040" w:rsidRDefault="00AD1040" w:rsidP="00AD1040">
                        <w:ins w:id="1340" w:author="Sreekanth  Gopi" w:date="2022-12-11T10:41:00Z">
                          <w:r>
                            <w:t>Figure 11</w:t>
                          </w:r>
                        </w:ins>
                        <w:del w:id="1341" w:author="Sreekanth  Gopi" w:date="2022-12-11T10:41:00Z">
                          <w:r w:rsidDel="00AD1040">
                            <w:delText xml:space="preserve">Table </w:delText>
                          </w:r>
                        </w:del>
                        <w:del w:id="1342" w:author="Sreekanth  Gopi" w:date="2022-12-11T07:09:00Z">
                          <w:r w:rsidDel="003F119C">
                            <w:delText>2</w:delText>
                          </w:r>
                        </w:del>
                        <w:r>
                          <w:t xml:space="preserve">: </w:t>
                        </w:r>
                        <w:del w:id="1343" w:author="Sreekanth  Gopi" w:date="2022-12-11T10:41:00Z">
                          <w:r w:rsidDel="00AD1040">
                            <w:delText>Classifiers performance</w:delText>
                          </w:r>
                        </w:del>
                        <w:ins w:id="1344" w:author="Sreekanth  Gopi" w:date="2022-12-11T10:41:00Z">
                          <w:r>
                            <w:t>Phase 2 Methodology</w:t>
                          </w:r>
                        </w:ins>
                      </w:p>
                    </w:txbxContent>
                  </v:textbox>
                </v:shape>
              </w:pict>
            </mc:Fallback>
          </mc:AlternateContent>
        </w:r>
      </w:ins>
      <w:ins w:id="1345" w:author="Sreekanth  Gopi" w:date="2022-11-29T19:57:00Z">
        <w:r w:rsidR="00640789">
          <w:t>In the next phase</w:t>
        </w:r>
      </w:ins>
      <w:ins w:id="1346" w:author="Sreekanth  Gopi" w:date="2022-12-11T08:38:00Z">
        <w:r w:rsidR="00033F49">
          <w:t>, the d</w:t>
        </w:r>
        <w:r w:rsidR="00033F49" w:rsidRPr="00033F49">
          <w:t xml:space="preserve">ata collection and running </w:t>
        </w:r>
      </w:ins>
      <w:ins w:id="1347" w:author="Sreekanth  Gopi" w:date="2022-12-11T10:26:00Z">
        <w:r w:rsidR="00C37D99">
          <w:t xml:space="preserve">of </w:t>
        </w:r>
      </w:ins>
      <w:ins w:id="1348" w:author="Sreekanth  Gopi" w:date="2022-12-11T08:38:00Z">
        <w:r w:rsidR="00033F49" w:rsidRPr="00033F49">
          <w:t>the experiment</w:t>
        </w:r>
        <w:r w:rsidR="00033F49">
          <w:t xml:space="preserve"> phase</w:t>
        </w:r>
      </w:ins>
      <w:ins w:id="1349" w:author="Sreekanth  Gopi" w:date="2022-11-29T19:57:00Z">
        <w:r w:rsidR="00640789">
          <w:t xml:space="preserve">, the study will continue to improve the model’s accuracy and stability. Then, an experiment will be conducted on 10-15 participants to analyze their live EEG scans to measure their attention deficiency as well as its improvement after CM-II meditation (Fig. 6). </w:t>
        </w:r>
      </w:ins>
      <w:ins w:id="1350" w:author="Sreekanth  Gopi" w:date="2022-12-11T08:39:00Z">
        <w:r w:rsidR="00CB4CFC" w:rsidRPr="00F05EBC">
          <w:rPr>
            <w:noProof/>
          </w:rPr>
          <w:drawing>
            <wp:inline distT="0" distB="0" distL="0" distR="0" wp14:anchorId="15C274C9" wp14:editId="7383F407">
              <wp:extent cx="4057485" cy="2151422"/>
              <wp:effectExtent l="0" t="0" r="0" b="0"/>
              <wp:docPr id="16" name="Picture 15" descr="Diagram&#10;&#10;Description automatically generated">
                <a:extLst xmlns:a="http://schemas.openxmlformats.org/drawingml/2006/main">
                  <a:ext uri="{FF2B5EF4-FFF2-40B4-BE49-F238E27FC236}">
                    <a16:creationId xmlns:a16="http://schemas.microsoft.com/office/drawing/2014/main" id="{25FC9D6F-2508-3B03-A038-5A75CDCA9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iagram&#10;&#10;Description automatically generated">
                        <a:extLst>
                          <a:ext uri="{FF2B5EF4-FFF2-40B4-BE49-F238E27FC236}">
                            <a16:creationId xmlns:a16="http://schemas.microsoft.com/office/drawing/2014/main" id="{25FC9D6F-2508-3B03-A038-5A75CDCA941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88402" cy="2167815"/>
                      </a:xfrm>
                      <a:prstGeom prst="rect">
                        <a:avLst/>
                      </a:prstGeom>
                    </pic:spPr>
                  </pic:pic>
                </a:graphicData>
              </a:graphic>
            </wp:inline>
          </w:drawing>
        </w:r>
      </w:ins>
    </w:p>
    <w:p w14:paraId="5515E12B" w14:textId="12193AC7" w:rsidR="00AD1040" w:rsidRDefault="00AD1040" w:rsidP="00640789">
      <w:pPr>
        <w:autoSpaceDE w:val="0"/>
        <w:autoSpaceDN w:val="0"/>
        <w:adjustRightInd w:val="0"/>
        <w:spacing w:line="360" w:lineRule="auto"/>
        <w:rPr>
          <w:ins w:id="1351" w:author="Sreekanth  Gopi" w:date="2022-12-11T10:41:00Z"/>
        </w:rPr>
      </w:pPr>
    </w:p>
    <w:p w14:paraId="37F979DF" w14:textId="1D47585E" w:rsidR="00640789" w:rsidRDefault="00CB4CFC" w:rsidP="00640789">
      <w:pPr>
        <w:autoSpaceDE w:val="0"/>
        <w:autoSpaceDN w:val="0"/>
        <w:adjustRightInd w:val="0"/>
        <w:spacing w:line="360" w:lineRule="auto"/>
        <w:rPr>
          <w:ins w:id="1352" w:author="Sreekanth  Gopi" w:date="2022-11-29T19:57:00Z"/>
        </w:rPr>
      </w:pPr>
      <w:ins w:id="1353" w:author="Sreekanth  Gopi" w:date="2022-12-11T08:40:00Z">
        <w:r>
          <w:t>Even more, i</w:t>
        </w:r>
      </w:ins>
      <w:ins w:id="1354" w:author="Sreekanth  Gopi" w:date="2022-12-01T11:48:00Z">
        <w:r w:rsidR="00A70E94" w:rsidRPr="00A70E94">
          <w:t xml:space="preserve">n phase </w:t>
        </w:r>
        <w:r w:rsidR="00A70E94">
          <w:t xml:space="preserve">II, we </w:t>
        </w:r>
        <w:r w:rsidR="00A70E94" w:rsidRPr="00A70E94">
          <w:t xml:space="preserve">would adopt other metrics such as Heart Rate Variability (HRV) and Heart Coherence (HC) </w:t>
        </w:r>
        <w:r w:rsidR="00A70E94">
          <w:t>as well</w:t>
        </w:r>
      </w:ins>
      <w:ins w:id="1355" w:author="Sreekanth  Gopi" w:date="2022-12-11T08:40:00Z">
        <w:r>
          <w:t>,</w:t>
        </w:r>
      </w:ins>
      <w:ins w:id="1356" w:author="Sreekanth  Gopi" w:date="2022-12-01T11:48:00Z">
        <w:r w:rsidR="00A70E94">
          <w:t xml:space="preserve"> </w:t>
        </w:r>
      </w:ins>
      <w:ins w:id="1357" w:author="Sreekanth  Gopi" w:date="2022-12-11T10:26:00Z">
        <w:r w:rsidR="00C37D99">
          <w:t>which</w:t>
        </w:r>
      </w:ins>
      <w:ins w:id="1358" w:author="Sreekanth  Gopi" w:date="2022-12-01T11:48:00Z">
        <w:r w:rsidR="00A70E94" w:rsidRPr="00A70E94">
          <w:t xml:space="preserve"> </w:t>
        </w:r>
      </w:ins>
      <w:ins w:id="1359" w:author="Sreekanth  Gopi" w:date="2022-12-11T08:40:00Z">
        <w:r>
          <w:t>could</w:t>
        </w:r>
      </w:ins>
      <w:ins w:id="1360" w:author="Sreekanth  Gopi" w:date="2022-12-01T11:48:00Z">
        <w:r w:rsidR="00A70E94" w:rsidRPr="00A70E94">
          <w:t xml:space="preserve"> be measured by smart technology to device a user-friendly technology in the measurement of attention deficiency</w:t>
        </w:r>
        <w:r w:rsidR="001B7CBF">
          <w:t xml:space="preserve"> to </w:t>
        </w:r>
        <w:r w:rsidR="00A70E94" w:rsidRPr="00A70E94">
          <w:t xml:space="preserve">observe the </w:t>
        </w:r>
        <w:r w:rsidR="001B7CBF">
          <w:t xml:space="preserve">effect of CM </w:t>
        </w:r>
      </w:ins>
      <w:ins w:id="1361" w:author="Sreekanth  Gopi" w:date="2022-12-01T11:49:00Z">
        <w:r w:rsidR="001B7CBF">
          <w:t xml:space="preserve">II </w:t>
        </w:r>
      </w:ins>
      <w:ins w:id="1362" w:author="Sreekanth  Gopi" w:date="2022-12-01T11:48:00Z">
        <w:r w:rsidR="001B7CBF">
          <w:t xml:space="preserve">meditation on </w:t>
        </w:r>
      </w:ins>
      <w:ins w:id="1363" w:author="Sreekanth  Gopi" w:date="2022-12-11T10:26:00Z">
        <w:r w:rsidR="00C37D99">
          <w:t xml:space="preserve">the </w:t>
        </w:r>
      </w:ins>
      <w:ins w:id="1364" w:author="Sreekanth  Gopi" w:date="2022-12-01T11:48:00Z">
        <w:r w:rsidR="001B7CBF">
          <w:t xml:space="preserve">human </w:t>
        </w:r>
        <w:r w:rsidR="00A70E94" w:rsidRPr="00A70E94">
          <w:t>state of mind.</w:t>
        </w:r>
      </w:ins>
      <w:ins w:id="1365" w:author="Sreekanth  Gopi" w:date="2022-12-11T08:39:00Z">
        <w:r w:rsidR="00E062C9">
          <w:t xml:space="preserve"> Additionally, we would also apply </w:t>
        </w:r>
      </w:ins>
      <w:ins w:id="1366" w:author="Sreekanth  Gopi" w:date="2022-12-11T10:26:00Z">
        <w:r w:rsidR="00C37D99">
          <w:t xml:space="preserve">a </w:t>
        </w:r>
      </w:ins>
      <w:ins w:id="1367" w:author="Sreekanth  Gopi" w:date="2022-12-11T08:39:00Z">
        <w:r w:rsidR="00E062C9" w:rsidRPr="00E062C9">
          <w:t xml:space="preserve">CT test </w:t>
        </w:r>
      </w:ins>
      <w:ins w:id="1368" w:author="Sreekanth  Gopi" w:date="2022-12-11T08:40:00Z">
        <w:r>
          <w:t xml:space="preserve">or </w:t>
        </w:r>
      </w:ins>
      <w:ins w:id="1369" w:author="Sreekanth  Gopi" w:date="2022-12-11T10:26:00Z">
        <w:r w:rsidR="00C37D99">
          <w:t>self-efficacy</w:t>
        </w:r>
      </w:ins>
      <w:ins w:id="1370" w:author="Sreekanth  Gopi" w:date="2022-12-11T08:39:00Z">
        <w:r w:rsidR="00E062C9" w:rsidRPr="00E062C9">
          <w:t xml:space="preserve"> test to measure the impact of attention </w:t>
        </w:r>
      </w:ins>
      <w:ins w:id="1371" w:author="Sreekanth  Gopi" w:date="2022-12-11T08:40:00Z">
        <w:r>
          <w:t>before and after when</w:t>
        </w:r>
      </w:ins>
      <w:ins w:id="1372" w:author="Sreekanth  Gopi" w:date="2022-12-11T08:39:00Z">
        <w:r w:rsidR="00E062C9" w:rsidRPr="00E062C9">
          <w:t xml:space="preserve"> the user is engaged </w:t>
        </w:r>
      </w:ins>
      <w:ins w:id="1373" w:author="Sreekanth  Gopi" w:date="2022-12-11T10:26:00Z">
        <w:r w:rsidR="00C37D99">
          <w:t xml:space="preserve">in </w:t>
        </w:r>
      </w:ins>
      <w:ins w:id="1374" w:author="Sreekanth  Gopi" w:date="2022-12-11T08:40:00Z">
        <w:r w:rsidR="00F254B8">
          <w:t>meditation</w:t>
        </w:r>
      </w:ins>
      <w:ins w:id="1375" w:author="Sreekanth  Gopi" w:date="2022-12-11T08:39:00Z">
        <w:r w:rsidR="00E062C9" w:rsidRPr="00E062C9">
          <w:t>.</w:t>
        </w:r>
      </w:ins>
      <w:ins w:id="1376" w:author="Sreekanth  Gopi" w:date="2022-12-11T08:40:00Z">
        <w:r w:rsidR="00F254B8">
          <w:t xml:space="preserve"> </w:t>
        </w:r>
        <w:r w:rsidR="00D94B2B">
          <w:t xml:space="preserve"> The result is expected to prove the </w:t>
        </w:r>
      </w:ins>
      <w:ins w:id="1377" w:author="Sreekanth  Gopi" w:date="2022-12-11T08:41:00Z">
        <w:r w:rsidR="00D94B2B">
          <w:t xml:space="preserve">hypothesis that CM-II meditation is expected to improve </w:t>
        </w:r>
      </w:ins>
      <w:ins w:id="1378" w:author="Sreekanth  Gopi" w:date="2022-12-11T10:26:00Z">
        <w:r w:rsidR="00C37D99">
          <w:t xml:space="preserve">the </w:t>
        </w:r>
      </w:ins>
      <w:ins w:id="1379" w:author="Sreekanth  Gopi" w:date="2022-12-11T08:41:00Z">
        <w:r w:rsidR="00D94B2B">
          <w:t>level of attention in students.</w:t>
        </w:r>
      </w:ins>
    </w:p>
    <w:p w14:paraId="3C94804C" w14:textId="250421BB" w:rsidR="00286763" w:rsidRDefault="00640789" w:rsidP="00286763">
      <w:pPr>
        <w:autoSpaceDE w:val="0"/>
        <w:autoSpaceDN w:val="0"/>
        <w:adjustRightInd w:val="0"/>
        <w:spacing w:line="360" w:lineRule="auto"/>
        <w:rPr>
          <w:ins w:id="1380" w:author="Sreekanth  Gopi" w:date="2022-12-11T10:31:00Z"/>
        </w:rPr>
      </w:pPr>
      <w:ins w:id="1381" w:author="Sreekanth  Gopi" w:date="2022-11-29T19:57:00Z">
        <w:r>
          <w:t xml:space="preserve"> </w:t>
        </w:r>
      </w:ins>
    </w:p>
    <w:p w14:paraId="66F0D7B7" w14:textId="052F4E67" w:rsidR="006F57F2" w:rsidRPr="002904FD" w:rsidDel="000B62C4" w:rsidRDefault="006F57F2">
      <w:pPr>
        <w:autoSpaceDE w:val="0"/>
        <w:autoSpaceDN w:val="0"/>
        <w:adjustRightInd w:val="0"/>
        <w:spacing w:line="360" w:lineRule="auto"/>
        <w:rPr>
          <w:del w:id="1382" w:author="Sreekanth  Gopi" w:date="2022-11-29T22:29:00Z"/>
        </w:rPr>
        <w:pPrChange w:id="1383" w:author="Sreekanth  Gopi" w:date="2022-11-29T13:12:00Z">
          <w:pPr>
            <w:autoSpaceDE w:val="0"/>
            <w:autoSpaceDN w:val="0"/>
            <w:adjustRightInd w:val="0"/>
            <w:spacing w:line="360" w:lineRule="auto"/>
            <w:ind w:firstLine="720"/>
          </w:pPr>
        </w:pPrChange>
      </w:pPr>
    </w:p>
    <w:p w14:paraId="5975E44F" w14:textId="272C50FA" w:rsidR="000353A3" w:rsidRPr="00DE6D37" w:rsidDel="000B62C4" w:rsidRDefault="002904FD" w:rsidP="002904FD">
      <w:pPr>
        <w:autoSpaceDE w:val="0"/>
        <w:autoSpaceDN w:val="0"/>
        <w:adjustRightInd w:val="0"/>
        <w:spacing w:line="360" w:lineRule="auto"/>
        <w:ind w:firstLine="720"/>
        <w:rPr>
          <w:del w:id="1384" w:author="Sreekanth  Gopi" w:date="2022-11-29T22:29:00Z"/>
        </w:rPr>
      </w:pPr>
      <w:del w:id="1385" w:author="Sreekanth  Gopi" w:date="2022-11-29T22:29:00Z">
        <w:r w:rsidRPr="002904FD" w:rsidDel="000B62C4">
          <w:delText xml:space="preserve">  </w:delText>
        </w:r>
        <w:r w:rsidR="3FD77792" w:rsidRPr="00E67912" w:rsidDel="000B62C4">
          <w:delText xml:space="preserve">This study proposes an approach for </w:delText>
        </w:r>
        <w:r w:rsidR="30FEAB12" w:rsidDel="000B62C4">
          <w:delText>improving</w:delText>
        </w:r>
        <w:r w:rsidR="3FD77792" w:rsidRPr="00E67912" w:rsidDel="000B62C4">
          <w:delText xml:space="preserve"> </w:delText>
        </w:r>
      </w:del>
      <w:ins w:id="1386" w:author="Sreekanth Gopi" w:date="2022-10-06T09:24:00Z">
        <w:del w:id="1387" w:author="Sreekanth  Gopi" w:date="2022-11-29T22:29:00Z">
          <w:r w:rsidR="67B94894" w:rsidDel="000B62C4">
            <w:delText>Attention-deficit/hyperactivity disorder (</w:delText>
          </w:r>
        </w:del>
      </w:ins>
      <w:commentRangeStart w:id="1388"/>
      <w:del w:id="1389" w:author="Sreekanth  Gopi" w:date="2022-11-29T22:29:00Z">
        <w:r w:rsidR="3FD77792" w:rsidRPr="00E67912" w:rsidDel="000B62C4">
          <w:delText>ADHD</w:delText>
        </w:r>
      </w:del>
      <w:ins w:id="1390" w:author="Sreekanth Gopi" w:date="2022-10-06T09:24:00Z">
        <w:del w:id="1391" w:author="Sreekanth  Gopi" w:date="2022-11-29T22:29:00Z">
          <w:r w:rsidR="0C8702CB" w:rsidRPr="00E67912" w:rsidDel="000B62C4">
            <w:delText>)</w:delText>
          </w:r>
        </w:del>
      </w:ins>
      <w:del w:id="1392" w:author="Sreekanth  Gopi" w:date="2022-11-29T22:29:00Z">
        <w:r w:rsidR="3FD77792" w:rsidRPr="00E67912" w:rsidDel="000B62C4">
          <w:delText xml:space="preserve"> </w:delText>
        </w:r>
        <w:commentRangeEnd w:id="1388"/>
        <w:r w:rsidR="00FB1808" w:rsidDel="000B62C4">
          <w:commentReference w:id="1388"/>
        </w:r>
        <w:r w:rsidR="30FEAB12" w:rsidDel="000B62C4">
          <w:delText xml:space="preserve">detection accuracy </w:delText>
        </w:r>
        <w:r w:rsidR="3FD77792" w:rsidRPr="00E67912" w:rsidDel="000B62C4">
          <w:delText xml:space="preserve">using </w:delText>
        </w:r>
      </w:del>
      <w:del w:id="1393" w:author="Sreekanth  Gopi" w:date="2022-11-29T12:56:00Z">
        <w:r w:rsidR="1D5E4579" w:rsidDel="002904FD">
          <w:delText>KNN and Naïve Bayes</w:delText>
        </w:r>
      </w:del>
      <w:del w:id="1394" w:author="Sreekanth  Gopi" w:date="2022-11-29T22:29:00Z">
        <w:r w:rsidR="1D5E4579" w:rsidDel="000B62C4">
          <w:delText xml:space="preserve"> classifier</w:delText>
        </w:r>
      </w:del>
      <w:ins w:id="1395" w:author="Sreekanth Gopi" w:date="2022-10-06T09:25:00Z">
        <w:del w:id="1396" w:author="Sreekanth  Gopi" w:date="2022-11-29T22:29:00Z">
          <w:r w:rsidR="526DD869" w:rsidDel="000B62C4">
            <w:delText xml:space="preserve"> or similar</w:delText>
          </w:r>
        </w:del>
      </w:ins>
      <w:del w:id="1397" w:author="Sreekanth  Gopi" w:date="2022-11-29T22:29:00Z">
        <w:r w:rsidR="1D5E4579" w:rsidDel="000B62C4">
          <w:delText>. For this purpose</w:delText>
        </w:r>
        <w:r w:rsidR="74E9BE45" w:rsidDel="000B62C4">
          <w:delText xml:space="preserve">, </w:delText>
        </w:r>
        <w:r w:rsidR="1D5E4579" w:rsidDel="000B62C4">
          <w:delText xml:space="preserve">we apply an </w:delText>
        </w:r>
        <w:r w:rsidR="30FEAB12" w:rsidRPr="00E67912" w:rsidDel="000B62C4">
          <w:delText>existing</w:delText>
        </w:r>
        <w:r w:rsidR="3FD77792" w:rsidDel="000B62C4">
          <w:delText xml:space="preserve"> EEG </w:delText>
        </w:r>
        <w:r w:rsidR="30FEAB12" w:rsidRPr="00E67912" w:rsidDel="000B62C4">
          <w:delText>dataset</w:delText>
        </w:r>
        <w:r w:rsidR="3FD77792" w:rsidDel="000B62C4">
          <w:delText xml:space="preserve"> </w:delText>
        </w:r>
        <w:r w:rsidR="30FEAB12" w:rsidRPr="00E67912" w:rsidDel="000B62C4">
          <w:delText xml:space="preserve">that </w:delText>
        </w:r>
        <w:r w:rsidR="2EBB939C" w:rsidRPr="00E67912" w:rsidDel="000B62C4">
          <w:delText xml:space="preserve"> </w:delText>
        </w:r>
        <w:r w:rsidR="7BF43006" w:rsidRPr="00E67912" w:rsidDel="000B62C4">
          <w:delText>includes data collected from participants</w:delText>
        </w:r>
        <w:r w:rsidR="30FEAB12" w:rsidRPr="00E67912" w:rsidDel="000B62C4">
          <w:delText xml:space="preserve"> </w:delText>
        </w:r>
        <w:r w:rsidR="3FD77792" w:rsidDel="000B62C4">
          <w:delText>when performing a cognitive task</w:delText>
        </w:r>
      </w:del>
      <w:ins w:id="1398" w:author="Nasrin Dehbozorgi" w:date="2022-10-04T00:48:00Z">
        <w:del w:id="1399" w:author="Sreekanth  Gopi" w:date="2022-11-29T22:29:00Z">
          <w:r w:rsidR="7FCA52E7" w:rsidDel="000B62C4">
            <w:delText>.</w:delText>
          </w:r>
        </w:del>
      </w:ins>
      <w:del w:id="1400" w:author="Sreekanth  Gopi" w:date="2022-11-29T22:29:00Z">
        <w:r w:rsidR="00FB1808" w:rsidDel="000B62C4">
          <w:delText xml:space="preserve"> . </w:delText>
        </w:r>
        <w:r w:rsidR="32EE3AA5" w:rsidRPr="00DE6D37" w:rsidDel="000B62C4">
          <w:delText>Attention is one of the cognitive skills that involves concentration, problem-solving, judgment, and language</w:delText>
        </w:r>
        <w:r w:rsidR="188ECB6C" w:rsidRPr="00DE6D37" w:rsidDel="000B62C4">
          <w:delText xml:space="preserve"> </w:delText>
        </w:r>
        <w:r w:rsidR="7421AFEA" w:rsidRPr="6F08318B" w:rsidDel="000B62C4">
          <w:rPr>
            <w:shd w:val="clear" w:color="auto" w:fill="FFFFFF"/>
          </w:rPr>
          <w:delText xml:space="preserve">(Rego </w:delText>
        </w:r>
        <w:r w:rsidR="7421AFEA" w:rsidRPr="6F08318B" w:rsidDel="000B62C4">
          <w:rPr>
            <w:color w:val="222222"/>
          </w:rPr>
          <w:delText>et al.</w:delText>
        </w:r>
        <w:r w:rsidR="7421AFEA" w:rsidRPr="00DE6D37" w:rsidDel="000B62C4">
          <w:delText>, K. 2010)</w:delText>
        </w:r>
        <w:r w:rsidR="32EE3AA5" w:rsidRPr="00DE6D37" w:rsidDel="000B62C4">
          <w:delText xml:space="preserve">. </w:delText>
        </w:r>
        <w:r w:rsidR="1E6C842E" w:rsidRPr="00DE6D37" w:rsidDel="000B62C4">
          <w:delText>Attention-Deficit Hyperactivity Disorder (ADHD) is</w:delText>
        </w:r>
        <w:r w:rsidR="4C99A689" w:rsidRPr="00DE6D37" w:rsidDel="000B62C4">
          <w:delText xml:space="preserve"> a </w:delText>
        </w:r>
        <w:r w:rsidR="4C99A689" w:rsidDel="000B62C4">
          <w:delText>neuro-developmental disorder</w:delText>
        </w:r>
        <w:r w:rsidR="1E6C842E" w:rsidRPr="00DE6D37" w:rsidDel="000B62C4">
          <w:delText xml:space="preserve"> </w:delText>
        </w:r>
        <w:r w:rsidR="4D26FEE5" w:rsidRPr="00DE6D37" w:rsidDel="000B62C4">
          <w:delText xml:space="preserve">which is </w:delText>
        </w:r>
        <w:r w:rsidR="1E6C842E" w:rsidRPr="00DE6D37" w:rsidDel="000B62C4">
          <w:delText>characterized by hyperactivity, inattention, and abrupt actions</w:delText>
        </w:r>
        <w:r w:rsidR="7767E81C" w:rsidRPr="00DC0000" w:rsidDel="000B62C4">
          <w:rPr>
            <w:color w:val="222222"/>
            <w:shd w:val="clear" w:color="auto" w:fill="FFFFFF"/>
          </w:rPr>
          <w:delText xml:space="preserve"> (</w:delText>
        </w:r>
        <w:r w:rsidR="7767E81C" w:rsidRPr="00DE6D37" w:rsidDel="000B62C4">
          <w:rPr>
            <w:color w:val="222222"/>
            <w:shd w:val="clear" w:color="auto" w:fill="FFFFFF"/>
          </w:rPr>
          <w:delText>Mohammadi</w:delText>
        </w:r>
        <w:r w:rsidR="7767E81C" w:rsidRPr="6F08318B" w:rsidDel="000B62C4">
          <w:rPr>
            <w:color w:val="222222"/>
          </w:rPr>
          <w:delText xml:space="preserve"> et al.</w:delText>
        </w:r>
        <w:r w:rsidR="7767E81C" w:rsidRPr="00DE6D37" w:rsidDel="000B62C4">
          <w:delText xml:space="preserve">, </w:delText>
        </w:r>
        <w:r w:rsidR="71F8462D" w:rsidRPr="00DE6D37" w:rsidDel="000B62C4">
          <w:delText>2016</w:delText>
        </w:r>
        <w:r w:rsidR="7767E81C" w:rsidRPr="00DE6D37" w:rsidDel="000B62C4">
          <w:delText>)</w:delText>
        </w:r>
        <w:r w:rsidR="2360031A" w:rsidRPr="00DE6D37" w:rsidDel="000B62C4">
          <w:delText xml:space="preserve">, as well as </w:delText>
        </w:r>
        <w:r w:rsidR="1F000FDB" w:rsidRPr="00DE6D37" w:rsidDel="000B62C4">
          <w:delText>certain</w:delText>
        </w:r>
        <w:r w:rsidR="2360031A" w:rsidRPr="00DE6D37" w:rsidDel="000B62C4">
          <w:delText xml:space="preserve"> </w:delText>
        </w:r>
        <w:r w:rsidR="0AB85A9A" w:rsidDel="000B62C4">
          <w:delText xml:space="preserve"> degrees of inattentiveness, impulsivity, and hyperactivity</w:delText>
        </w:r>
        <w:r w:rsidR="2D4A6E0A" w:rsidRPr="00DE6D37" w:rsidDel="000B62C4">
          <w:delText xml:space="preserve"> subsets</w:delText>
        </w:r>
        <w:r w:rsidR="1980DC30" w:rsidRPr="00DE6D37" w:rsidDel="000B62C4">
          <w:delText xml:space="preserve"> (</w:delText>
        </w:r>
        <w:r w:rsidR="1980DC30" w:rsidRPr="6F08318B" w:rsidDel="000B62C4">
          <w:rPr>
            <w:shd w:val="clear" w:color="auto" w:fill="FFFFFF"/>
          </w:rPr>
          <w:delText>Lambalgen</w:delText>
        </w:r>
        <w:r w:rsidR="1980DC30" w:rsidRPr="6F08318B" w:rsidDel="000B62C4">
          <w:rPr>
            <w:color w:val="222222"/>
          </w:rPr>
          <w:delText xml:space="preserve"> et al.</w:delText>
        </w:r>
        <w:r w:rsidR="1980DC30" w:rsidRPr="00DE6D37" w:rsidDel="000B62C4">
          <w:delText xml:space="preserve">, </w:delText>
        </w:r>
        <w:r w:rsidR="4A023698" w:rsidRPr="00DE6D37" w:rsidDel="000B62C4">
          <w:delText>2008</w:delText>
        </w:r>
        <w:r w:rsidR="1980DC30" w:rsidRPr="00DE6D37" w:rsidDel="000B62C4">
          <w:delText>).</w:delText>
        </w:r>
        <w:r w:rsidR="4A023698" w:rsidRPr="00DE6D37" w:rsidDel="000B62C4">
          <w:delText xml:space="preserve"> </w:delText>
        </w:r>
        <w:r w:rsidR="71461ECF" w:rsidRPr="00DE6D37" w:rsidDel="000B62C4">
          <w:delText xml:space="preserve">Most cases involve youngsters, while symptoms </w:delText>
        </w:r>
        <w:r w:rsidR="13E67053" w:rsidRPr="00DE6D37" w:rsidDel="000B62C4">
          <w:delText xml:space="preserve">such as inattention </w:delText>
        </w:r>
        <w:r w:rsidR="71461ECF" w:rsidRPr="00DE6D37" w:rsidDel="000B62C4">
          <w:delText xml:space="preserve">can often appear later in the adult stage as well. </w:delText>
        </w:r>
        <w:r w:rsidR="2A6D7261" w:rsidRPr="00DE6D37" w:rsidDel="000B62C4">
          <w:delText>Due to</w:delText>
        </w:r>
        <w:r w:rsidR="0B0A4DD1" w:rsidRPr="00DE6D37" w:rsidDel="000B62C4">
          <w:delText xml:space="preserve"> attention, they lose their cognitive abilities and </w:delText>
        </w:r>
      </w:del>
      <w:ins w:id="1401" w:author="Sreekanth Gopi" w:date="2022-10-06T09:52:00Z">
        <w:del w:id="1402" w:author="Sreekanth  Gopi" w:date="2022-11-29T22:29:00Z">
          <w:r w:rsidR="46777700" w:rsidRPr="00DE6D37" w:rsidDel="000B62C4">
            <w:delText xml:space="preserve">it </w:delText>
          </w:r>
        </w:del>
      </w:ins>
      <w:del w:id="1403" w:author="Sreekanth  Gopi" w:date="2022-11-29T22:29:00Z">
        <w:r w:rsidR="0B0A4DD1" w:rsidRPr="00DE6D37" w:rsidDel="000B62C4">
          <w:delText xml:space="preserve">prevents them from academic achievement and social interactions. </w:delText>
        </w:r>
        <w:r w:rsidR="71461ECF" w:rsidRPr="00DE6D37" w:rsidDel="000B62C4">
          <w:delText>According to a 2011 poll by the Centers for Disease Control and Prevention, Atlanta, GA, 11% of American children between the ages of 4 and 17 had been diagnosed with ADHD</w:delText>
        </w:r>
        <w:r w:rsidR="622E3E11" w:rsidRPr="00DE6D37" w:rsidDel="000B62C4">
          <w:delText xml:space="preserve"> </w:delText>
        </w:r>
        <w:r w:rsidR="21981B6A" w:rsidRPr="00DE6D37" w:rsidDel="000B62C4">
          <w:delText>(CDCP, 2016)</w:delText>
        </w:r>
        <w:r w:rsidR="71461ECF" w:rsidRPr="00DE6D37" w:rsidDel="000B62C4">
          <w:delText>.</w:delText>
        </w:r>
        <w:r w:rsidR="7F89BFBC" w:rsidRPr="00DE6D37" w:rsidDel="000B62C4">
          <w:delText xml:space="preserve"> </w:delText>
        </w:r>
        <w:r w:rsidR="6B1EE148" w:rsidRPr="00DE6D37" w:rsidDel="000B62C4">
          <w:delText>4.4% (i.e., 8,716,972 individuals), adult ADHD</w:delText>
        </w:r>
        <w:r w:rsidR="2BED31D7" w:rsidRPr="00DE6D37" w:rsidDel="000B62C4">
          <w:delText xml:space="preserve"> are </w:delText>
        </w:r>
        <w:r w:rsidR="5BD911F5" w:rsidRPr="00DE6D37" w:rsidDel="000B62C4">
          <w:delText>diagnosed</w:delText>
        </w:r>
        <w:r w:rsidR="2BED31D7" w:rsidRPr="00DE6D37" w:rsidDel="000B62C4">
          <w:delText xml:space="preserve"> with ADHD </w:delText>
        </w:r>
        <w:r w:rsidR="0B0A4DD1" w:rsidRPr="00DE6D37" w:rsidDel="000B62C4">
          <w:delText>in 2018 (Adler, 2021)</w:delText>
        </w:r>
        <w:r w:rsidR="6B1EE148" w:rsidRPr="00DE6D37" w:rsidDel="000B62C4">
          <w:delText xml:space="preserve">. </w:delText>
        </w:r>
        <w:r w:rsidR="5ABB0FAF" w:rsidRPr="00DE6D37" w:rsidDel="000B62C4">
          <w:delText>In the US</w:delText>
        </w:r>
        <w:r w:rsidR="3A49541B" w:rsidRPr="00DE6D37" w:rsidDel="000B62C4">
          <w:delText xml:space="preserve"> alone</w:delText>
        </w:r>
        <w:r w:rsidR="5ABB0FAF" w:rsidRPr="00DE6D37" w:rsidDel="000B62C4">
          <w:delText xml:space="preserve">, ADHD costs the </w:delText>
        </w:r>
        <w:commentRangeStart w:id="1404"/>
        <w:r w:rsidR="5ABB0FAF" w:rsidRPr="00DE6D37" w:rsidDel="000B62C4">
          <w:delText xml:space="preserve">economy </w:delText>
        </w:r>
        <w:r w:rsidR="6B1EE148" w:rsidRPr="00DE6D37" w:rsidDel="000B62C4">
          <w:delText>$122.8 billion in the US in 2018</w:delText>
        </w:r>
        <w:commentRangeEnd w:id="1404"/>
        <w:r w:rsidR="00FB1808" w:rsidDel="000B62C4">
          <w:commentReference w:id="1404"/>
        </w:r>
        <w:r w:rsidR="6B1EE148" w:rsidRPr="00DE6D37" w:rsidDel="000B62C4">
          <w:delText xml:space="preserve"> </w:delText>
        </w:r>
        <w:r w:rsidR="39AF474A" w:rsidRPr="00DE6D37" w:rsidDel="000B62C4">
          <w:delText>(</w:delText>
        </w:r>
        <w:r w:rsidR="5461EC96" w:rsidRPr="00DE6D37" w:rsidDel="000B62C4">
          <w:delText>Adler</w:delText>
        </w:r>
        <w:r w:rsidR="39AF474A" w:rsidRPr="00DE6D37" w:rsidDel="000B62C4">
          <w:delText xml:space="preserve">, </w:delText>
        </w:r>
        <w:r w:rsidR="5461EC96" w:rsidRPr="00DE6D37" w:rsidDel="000B62C4">
          <w:delText>2021</w:delText>
        </w:r>
        <w:r w:rsidR="39AF474A" w:rsidRPr="00DE6D37" w:rsidDel="000B62C4">
          <w:delText>)</w:delText>
        </w:r>
        <w:r w:rsidR="6031925E" w:rsidRPr="00DE6D37" w:rsidDel="000B62C4">
          <w:delText xml:space="preserve"> calculated from total societal excess cost of </w:delText>
        </w:r>
        <w:r w:rsidR="6031925E" w:rsidDel="000B62C4">
          <w:delText>$14,092 per adult. This includes</w:delText>
        </w:r>
        <w:r w:rsidR="7A914C16" w:rsidDel="000B62C4">
          <w:delText xml:space="preserve"> healthcare, unemployment, productivity, caregiving, and premature mortality costs</w:delText>
        </w:r>
      </w:del>
      <w:ins w:id="1405" w:author="Sreekanth Gopi" w:date="2022-10-06T11:17:00Z">
        <w:del w:id="1406" w:author="Sreekanth  Gopi" w:date="2022-11-29T22:29:00Z">
          <w:r w:rsidR="3449E8C4" w:rsidDel="000B62C4">
            <w:delText xml:space="preserve">, </w:delText>
          </w:r>
        </w:del>
      </w:ins>
      <w:del w:id="1407" w:author="Sreekanth  Gopi" w:date="2022-11-29T22:29:00Z">
        <w:r w:rsidR="00FB1808" w:rsidDel="000B62C4">
          <w:delText xml:space="preserve">. </w:delText>
        </w:r>
        <w:r w:rsidR="142D14A1" w:rsidDel="000B62C4">
          <w:delText>m</w:delText>
        </w:r>
        <w:r w:rsidR="6D525205" w:rsidDel="000B62C4">
          <w:delText>uch of th</w:delText>
        </w:r>
        <w:r w:rsidR="598AF10F" w:rsidDel="000B62C4">
          <w:delText>is</w:delText>
        </w:r>
        <w:r w:rsidR="6D525205" w:rsidDel="000B62C4">
          <w:delText xml:space="preserve"> extra annual burden was made up of productivity and income losses</w:delText>
        </w:r>
        <w:r w:rsidR="1B7B6F9F" w:rsidDel="000B62C4">
          <w:delText xml:space="preserve"> because of ADHD-related absenteeism and ADHD-related presenteeism (Adler, 2021)</w:delText>
        </w:r>
        <w:r w:rsidR="6D525205" w:rsidDel="000B62C4">
          <w:delText xml:space="preserve">. </w:delText>
        </w:r>
      </w:del>
      <w:del w:id="1408" w:author="Sreekanth  Gopi" w:date="2022-11-29T12:18:00Z">
        <w:r w:rsidR="2985814E" w:rsidRPr="00DE6D37" w:rsidDel="00C7037D">
          <w:delText>￼</w:delText>
        </w:r>
      </w:del>
      <w:del w:id="1409" w:author="Sreekanth  Gopi" w:date="2022-11-29T22:29:00Z">
        <w:r w:rsidR="2985814E" w:rsidRPr="00DE6D37" w:rsidDel="000B62C4">
          <w:delText xml:space="preserve">Early detection </w:delText>
        </w:r>
        <w:r w:rsidR="6F6FFF8E" w:rsidRPr="00DE6D37" w:rsidDel="000B62C4">
          <w:delText xml:space="preserve">could </w:delText>
        </w:r>
        <w:r w:rsidR="1ACD6A83" w:rsidRPr="00DE6D37" w:rsidDel="000B62C4">
          <w:delText>reduce this</w:delText>
        </w:r>
        <w:r w:rsidR="38BF85E3" w:rsidRPr="00DE6D37" w:rsidDel="000B62C4">
          <w:delText xml:space="preserve"> </w:delText>
        </w:r>
        <w:r w:rsidR="437E13B1" w:rsidRPr="00DE6D37" w:rsidDel="000B62C4">
          <w:delText xml:space="preserve">substantial </w:delText>
        </w:r>
        <w:r w:rsidR="07B00397" w:rsidRPr="00DE6D37" w:rsidDel="000B62C4">
          <w:delText xml:space="preserve">economic burden of adult </w:delText>
        </w:r>
        <w:r w:rsidR="2A326BE2" w:rsidRPr="00DE6D37" w:rsidDel="000B62C4">
          <w:delText>ADHD,</w:delText>
        </w:r>
        <w:r w:rsidR="07B00397" w:rsidRPr="00DE6D37" w:rsidDel="000B62C4">
          <w:delText xml:space="preserve"> and this demands a new efficient detection method</w:delText>
        </w:r>
        <w:r w:rsidR="68178BB6" w:rsidDel="000B62C4">
          <w:delText xml:space="preserve"> (Jafari, 2011)</w:delText>
        </w:r>
        <w:r w:rsidR="07B00397" w:rsidDel="000B62C4">
          <w:delText xml:space="preserve">. </w:delText>
        </w:r>
        <w:commentRangeStart w:id="1410"/>
        <w:commentRangeEnd w:id="1410"/>
        <w:r w:rsidR="00FB1808" w:rsidDel="000B62C4">
          <w:commentReference w:id="1410"/>
        </w:r>
      </w:del>
    </w:p>
    <w:p w14:paraId="6CE3263E" w14:textId="6117EFB0" w:rsidR="267A658B" w:rsidDel="000B62C4" w:rsidRDefault="267A658B" w:rsidP="6F08318B">
      <w:pPr>
        <w:spacing w:line="360" w:lineRule="auto"/>
        <w:ind w:firstLine="720"/>
        <w:rPr>
          <w:del w:id="1411" w:author="Sreekanth  Gopi" w:date="2022-11-29T22:29:00Z"/>
          <w:rFonts w:ascii="Arial" w:eastAsia="Arial" w:hAnsi="Arial" w:cs="Arial"/>
          <w:i/>
          <w:iCs/>
          <w:color w:val="202124"/>
          <w:rPrChange w:id="1412" w:author="Sreekanth Gopi" w:date="2022-10-08T15:32:00Z">
            <w:rPr>
              <w:del w:id="1413" w:author="Sreekanth  Gopi" w:date="2022-11-29T22:29:00Z"/>
              <w:rFonts w:ascii="Arial" w:eastAsia="Arial" w:hAnsi="Arial" w:cs="Arial"/>
              <w:color w:val="202124"/>
            </w:rPr>
          </w:rPrChange>
        </w:rPr>
      </w:pPr>
      <w:del w:id="1414" w:author="Sreekanth  Gopi" w:date="2022-11-29T22:29:00Z">
        <w:r w:rsidRPr="6F08318B" w:rsidDel="000B62C4">
          <w:rPr>
            <w:rFonts w:ascii="Arial" w:eastAsia="Arial" w:hAnsi="Arial" w:cs="Arial"/>
            <w:i/>
            <w:iCs/>
            <w:color w:val="202124"/>
            <w:rPrChange w:id="1415" w:author="Sreekanth Gopi" w:date="2022-10-08T15:32:00Z">
              <w:rPr>
                <w:rFonts w:ascii="Arial" w:eastAsia="Arial" w:hAnsi="Arial" w:cs="Arial"/>
                <w:color w:val="202124"/>
              </w:rPr>
            </w:rPrChange>
          </w:rPr>
          <w:delText xml:space="preserve">“Google search” neurodevelopmental disorders  website contents: find from papers: </w:delText>
        </w:r>
        <w:r w:rsidDel="000B62C4">
          <w:fldChar w:fldCharType="begin"/>
        </w:r>
        <w:r w:rsidDel="000B62C4">
          <w:delInstrText xml:space="preserve">HYPERLINK "https://pubmed.ncbi.nlm.nih.gov/26996178/" </w:delInstrText>
        </w:r>
        <w:r w:rsidDel="000B62C4">
          <w:fldChar w:fldCharType="separate"/>
        </w:r>
        <w:r w:rsidR="128D0988" w:rsidRPr="6F08318B" w:rsidDel="000B62C4">
          <w:rPr>
            <w:rStyle w:val="Hyperlink"/>
            <w:rFonts w:ascii="Arial" w:eastAsia="Arial" w:hAnsi="Arial" w:cs="Arial"/>
          </w:rPr>
          <w:delText>https://pubmed.ncbi.nlm.nih.gov/26996178/</w:delText>
        </w:r>
      </w:del>
      <w:ins w:id="1416" w:author="Sreekanth Gopi" w:date="2022-10-08T15:32:00Z">
        <w:del w:id="1417" w:author="Sreekanth  Gopi" w:date="2022-11-29T22:29:00Z">
          <w:r w:rsidDel="000B62C4">
            <w:fldChar w:fldCharType="end"/>
          </w:r>
        </w:del>
      </w:ins>
      <w:del w:id="1418" w:author="Sreekanth  Gopi" w:date="2022-11-29T22:29:00Z">
        <w:r w:rsidR="128D0988" w:rsidRPr="6F08318B" w:rsidDel="000B62C4">
          <w:rPr>
            <w:rFonts w:ascii="Arial" w:eastAsia="Arial" w:hAnsi="Arial" w:cs="Arial"/>
            <w:i/>
            <w:iCs/>
            <w:color w:val="202124"/>
            <w:rPrChange w:id="1419" w:author="Sreekanth Gopi" w:date="2022-10-08T15:32:00Z">
              <w:rPr>
                <w:rFonts w:ascii="Arial" w:eastAsia="Arial" w:hAnsi="Arial" w:cs="Arial"/>
                <w:color w:val="202124"/>
              </w:rPr>
            </w:rPrChange>
          </w:rPr>
          <w:delText xml:space="preserve"> </w:delText>
        </w:r>
      </w:del>
    </w:p>
    <w:p w14:paraId="2AE93066" w14:textId="59E9ABC6" w:rsidR="128D0988" w:rsidDel="000B62C4" w:rsidRDefault="128D0988" w:rsidP="6F08318B">
      <w:pPr>
        <w:spacing w:line="360" w:lineRule="auto"/>
        <w:ind w:firstLine="720"/>
        <w:rPr>
          <w:del w:id="1420" w:author="Sreekanth  Gopi" w:date="2022-11-29T22:29:00Z"/>
          <w:rFonts w:ascii="Arial" w:eastAsia="Arial" w:hAnsi="Arial" w:cs="Arial"/>
          <w:i/>
          <w:iCs/>
          <w:color w:val="202124"/>
          <w:rPrChange w:id="1421" w:author="Sreekanth Gopi" w:date="2022-10-08T15:32:00Z">
            <w:rPr>
              <w:del w:id="1422" w:author="Sreekanth  Gopi" w:date="2022-11-29T22:29:00Z"/>
              <w:rFonts w:ascii="Arial" w:eastAsia="Arial" w:hAnsi="Arial" w:cs="Arial"/>
              <w:color w:val="202124"/>
            </w:rPr>
          </w:rPrChange>
        </w:rPr>
      </w:pPr>
      <w:ins w:id="1423" w:author="Sreekanth Gopi" w:date="2022-10-08T15:32:00Z">
        <w:del w:id="1424" w:author="Sreekanth  Gopi" w:date="2022-11-29T22:29:00Z">
          <w:r w:rsidRPr="6F08318B" w:rsidDel="000B62C4">
            <w:rPr>
              <w:rFonts w:ascii="Arial" w:eastAsia="Arial" w:hAnsi="Arial" w:cs="Arial"/>
              <w:i/>
              <w:iCs/>
              <w:color w:val="202124"/>
            </w:rPr>
            <w:delText xml:space="preserve">Do not use these pasted contents: </w:delText>
          </w:r>
        </w:del>
      </w:ins>
      <w:del w:id="1425" w:author="Sreekanth  Gopi" w:date="2022-11-29T22:29:00Z">
        <w:r w:rsidR="267A658B" w:rsidRPr="6F08318B" w:rsidDel="000B62C4">
          <w:rPr>
            <w:rFonts w:ascii="Arial" w:eastAsia="Arial" w:hAnsi="Arial" w:cs="Arial"/>
            <w:i/>
            <w:iCs/>
            <w:color w:val="202124"/>
            <w:rPrChange w:id="1426" w:author="Sreekanth Gopi" w:date="2022-10-08T15:32:00Z">
              <w:rPr>
                <w:rFonts w:ascii="Arial" w:eastAsia="Arial" w:hAnsi="Arial" w:cs="Arial"/>
                <w:color w:val="202124"/>
              </w:rPr>
            </w:rPrChange>
          </w:rPr>
          <w:delText xml:space="preserve">ADHD is a neurodevelopmental disorders. The causes of early onset neurodevelopmental disorders range from </w:delText>
        </w:r>
        <w:r w:rsidR="267A658B" w:rsidRPr="6F08318B" w:rsidDel="000B62C4">
          <w:rPr>
            <w:rFonts w:ascii="Arial" w:eastAsia="Arial" w:hAnsi="Arial" w:cs="Arial"/>
            <w:b/>
            <w:bCs/>
            <w:i/>
            <w:iCs/>
            <w:color w:val="202124"/>
            <w:rPrChange w:id="1427" w:author="Sreekanth Gopi" w:date="2022-10-08T15:32:00Z">
              <w:rPr>
                <w:rFonts w:ascii="Arial" w:eastAsia="Arial" w:hAnsi="Arial" w:cs="Arial"/>
                <w:b/>
                <w:bCs/>
                <w:color w:val="202124"/>
              </w:rPr>
            </w:rPrChange>
          </w:rPr>
          <w:delText>severe social deprivation, genetic risk, metabolic diseases, immune disorders, infectious diseases, nutritional factors, physical trauma, as well as toxic and environmental factors</w:delText>
        </w:r>
        <w:r w:rsidR="267A658B" w:rsidRPr="6F08318B" w:rsidDel="000B62C4">
          <w:rPr>
            <w:rFonts w:ascii="Arial" w:eastAsia="Arial" w:hAnsi="Arial" w:cs="Arial"/>
            <w:i/>
            <w:iCs/>
            <w:color w:val="202124"/>
            <w:rPrChange w:id="1428" w:author="Sreekanth Gopi" w:date="2022-10-08T15:32:00Z">
              <w:rPr>
                <w:rFonts w:ascii="Arial" w:eastAsia="Arial" w:hAnsi="Arial" w:cs="Arial"/>
                <w:color w:val="202124"/>
              </w:rPr>
            </w:rPrChange>
          </w:rPr>
          <w:delText xml:space="preserve">. neurodevelopmental disorders in children include attention-deficit/hyperactivity disorder (ADHD), </w:delText>
        </w:r>
        <w:r w:rsidR="177DCEE2" w:rsidRPr="6F08318B" w:rsidDel="000B62C4">
          <w:rPr>
            <w:rFonts w:ascii="Arial" w:eastAsia="Arial" w:hAnsi="Arial" w:cs="Arial"/>
            <w:b/>
            <w:bCs/>
            <w:i/>
            <w:iCs/>
            <w:color w:val="202124"/>
            <w:rPrChange w:id="1429" w:author="Sreekanth Gopi" w:date="2022-10-08T15:32:00Z">
              <w:rPr>
                <w:rFonts w:ascii="Arial" w:eastAsia="Arial" w:hAnsi="Arial" w:cs="Arial"/>
                <w:b/>
                <w:bCs/>
                <w:color w:val="202124"/>
              </w:rPr>
            </w:rPrChange>
          </w:rPr>
          <w:delText>and Alzheimer's disease (AD) , Autism spectrum disorder (ASD)</w:delText>
        </w:r>
        <w:r w:rsidR="177DCEE2" w:rsidRPr="6F08318B" w:rsidDel="000B62C4">
          <w:rPr>
            <w:rFonts w:ascii="Arial" w:eastAsia="Arial" w:hAnsi="Arial" w:cs="Arial"/>
            <w:i/>
            <w:iCs/>
            <w:color w:val="202124"/>
            <w:rPrChange w:id="1430" w:author="Sreekanth Gopi" w:date="2022-10-08T15:32:00Z">
              <w:rPr>
                <w:rFonts w:ascii="Arial" w:eastAsia="Arial" w:hAnsi="Arial" w:cs="Arial"/>
                <w:color w:val="202124"/>
              </w:rPr>
            </w:rPrChange>
          </w:rPr>
          <w:delText xml:space="preserve"> </w:delText>
        </w:r>
        <w:r w:rsidR="267A658B" w:rsidRPr="6F08318B" w:rsidDel="000B62C4">
          <w:rPr>
            <w:rFonts w:ascii="Arial" w:eastAsia="Arial" w:hAnsi="Arial" w:cs="Arial"/>
            <w:i/>
            <w:iCs/>
            <w:color w:val="202124"/>
            <w:rPrChange w:id="1431" w:author="Sreekanth Gopi" w:date="2022-10-08T15:32:00Z">
              <w:rPr>
                <w:rFonts w:ascii="Arial" w:eastAsia="Arial" w:hAnsi="Arial" w:cs="Arial"/>
                <w:color w:val="202124"/>
              </w:rPr>
            </w:rPrChange>
          </w:rPr>
          <w:delText xml:space="preserve">autism, learning disabilities, intellectual disability (also known as mental retardation), conduct disorders, cerebral palsy, and impairments in vision and hearing. </w:delText>
        </w:r>
        <w:r w:rsidR="267A658B" w:rsidRPr="6F08318B" w:rsidDel="000B62C4">
          <w:rPr>
            <w:rFonts w:ascii="Arial" w:eastAsia="Arial" w:hAnsi="Arial" w:cs="Arial"/>
            <w:b/>
            <w:bCs/>
            <w:i/>
            <w:iCs/>
            <w:color w:val="202124"/>
            <w:rPrChange w:id="1432" w:author="Sreekanth Gopi" w:date="2022-10-08T15:32:00Z">
              <w:rPr>
                <w:rFonts w:ascii="Arial" w:eastAsia="Arial" w:hAnsi="Arial" w:cs="Arial"/>
                <w:b/>
                <w:bCs/>
                <w:color w:val="202124"/>
              </w:rPr>
            </w:rPrChange>
          </w:rPr>
          <w:delText>ADHD</w:delText>
        </w:r>
        <w:r w:rsidR="267A658B" w:rsidRPr="6F08318B" w:rsidDel="000B62C4">
          <w:rPr>
            <w:rFonts w:ascii="Arial" w:eastAsia="Arial" w:hAnsi="Arial" w:cs="Arial"/>
            <w:i/>
            <w:iCs/>
            <w:color w:val="202124"/>
            <w:rPrChange w:id="1433" w:author="Sreekanth Gopi" w:date="2022-10-08T15:32:00Z">
              <w:rPr>
                <w:rFonts w:ascii="Arial" w:eastAsia="Arial" w:hAnsi="Arial" w:cs="Arial"/>
                <w:color w:val="202124"/>
              </w:rPr>
            </w:rPrChange>
          </w:rPr>
          <w:delText xml:space="preserve"> is the most common neurodevelopmental disorder in childhood, affecting an estimated 5 to 7 percent of all school-age children. ADHD usually develops before age 7, though sometimes symptoms are not noticeable until a child is somewhat older and encounters more challenging academic and social situations.</w:delText>
        </w:r>
      </w:del>
    </w:p>
    <w:p w14:paraId="5B46791F" w14:textId="746FBB9E" w:rsidR="6F08318B" w:rsidDel="000B62C4" w:rsidRDefault="6F08318B" w:rsidP="6F08318B">
      <w:pPr>
        <w:spacing w:line="360" w:lineRule="auto"/>
        <w:ind w:firstLine="720"/>
        <w:rPr>
          <w:del w:id="1434" w:author="Sreekanth  Gopi" w:date="2022-11-29T22:29:00Z"/>
          <w:color w:val="202124"/>
        </w:rPr>
      </w:pPr>
    </w:p>
    <w:p w14:paraId="751855E9" w14:textId="25E24D36" w:rsidR="00EA62E0" w:rsidDel="000B62C4" w:rsidRDefault="1DB711FC" w:rsidP="6F08318B">
      <w:pPr>
        <w:spacing w:line="360" w:lineRule="auto"/>
        <w:ind w:firstLine="720"/>
        <w:rPr>
          <w:ins w:id="1435" w:author="Sreekanth Gopi" w:date="2022-10-08T16:37:00Z"/>
          <w:del w:id="1436" w:author="Sreekanth  Gopi" w:date="2022-11-29T22:29:00Z"/>
          <w:b/>
          <w:bCs/>
        </w:rPr>
      </w:pPr>
      <w:del w:id="1437" w:author="Sreekanth  Gopi" w:date="2022-11-29T22:29:00Z">
        <w:r w:rsidDel="000B62C4">
          <w:delText>The diagnosis of ADHD is frequently made using diagnostic judgment in accordance with criteria from DSM (Diagnostic and Statistical Manual of Mental Disorders) or ICD (International Classification of Diseases), which heavily depends on the parents' and educators' comprehension of the psychologists' questions and on their candor in their answers</w:delText>
        </w:r>
        <w:r w:rsidR="1B40E3FB" w:rsidDel="000B62C4">
          <w:delText xml:space="preserve"> (Meysamie and Mohammadi, 2011). To</w:delText>
        </w:r>
        <w:r w:rsidDel="000B62C4">
          <w:delText xml:space="preserve"> </w:delText>
        </w:r>
        <w:r w:rsidR="0977D526" w:rsidDel="000B62C4">
          <w:delText>reduce</w:delText>
        </w:r>
        <w:r w:rsidDel="000B62C4">
          <w:delText xml:space="preserve"> the </w:delText>
        </w:r>
        <w:r w:rsidR="0977D526" w:rsidDel="000B62C4">
          <w:delText>errors</w:delText>
        </w:r>
        <w:r w:rsidDel="000B62C4">
          <w:delText xml:space="preserve">, various research </w:delText>
        </w:r>
        <w:r w:rsidR="28006608" w:rsidDel="000B62C4">
          <w:delText>has</w:delText>
        </w:r>
        <w:r w:rsidDel="000B62C4">
          <w:delText xml:space="preserve"> proposed and used more </w:delText>
        </w:r>
        <w:commentRangeStart w:id="1438"/>
        <w:r w:rsidDel="000B62C4">
          <w:delText>objective techniques</w:delText>
        </w:r>
        <w:commentRangeEnd w:id="1438"/>
        <w:r w:rsidR="00C61539" w:rsidDel="000B62C4">
          <w:commentReference w:id="1438"/>
        </w:r>
        <w:r w:rsidDel="000B62C4">
          <w:delText>, including EEG, for the diagnosis of ADHD</w:delText>
        </w:r>
        <w:r w:rsidR="69DF7074" w:rsidDel="000B62C4">
          <w:delText>.</w:delText>
        </w:r>
        <w:r w:rsidR="69DF7074" w:rsidRPr="6F08318B" w:rsidDel="000B62C4">
          <w:rPr>
            <w:b/>
            <w:bCs/>
          </w:rPr>
          <w:delText xml:space="preserve"> </w:delText>
        </w:r>
      </w:del>
      <w:ins w:id="1439" w:author="Sreekanth Gopi" w:date="2022-10-06T11:56:00Z">
        <w:del w:id="1440" w:author="Sreekanth  Gopi" w:date="2022-11-29T22:29:00Z">
          <w:r w:rsidR="68441C9B" w:rsidRPr="6F08318B" w:rsidDel="000B62C4">
            <w:rPr>
              <w:b/>
              <w:bCs/>
            </w:rPr>
            <w:delText xml:space="preserve">The ability of the patient to organize, manage, and monitor his or her cognitive, emotional, and physical skills in order to attain goals is characterized as one of the executive functions, and ADHD is considered as a disorder of </w:delText>
          </w:r>
        </w:del>
      </w:ins>
      <w:ins w:id="1441" w:author="Sreekanth Gopi" w:date="2022-10-06T11:57:00Z">
        <w:del w:id="1442" w:author="Sreekanth  Gopi" w:date="2022-11-29T22:29:00Z">
          <w:r w:rsidR="19C5F1F5" w:rsidRPr="6F08318B" w:rsidDel="000B62C4">
            <w:rPr>
              <w:b/>
              <w:bCs/>
            </w:rPr>
            <w:delText xml:space="preserve">the executive </w:delText>
          </w:r>
        </w:del>
      </w:ins>
      <w:ins w:id="1443" w:author="Sreekanth Gopi" w:date="2022-10-06T11:56:00Z">
        <w:del w:id="1444" w:author="Sreekanth  Gopi" w:date="2022-11-29T22:29:00Z">
          <w:r w:rsidR="68441C9B" w:rsidRPr="6F08318B" w:rsidDel="000B62C4">
            <w:rPr>
              <w:b/>
              <w:bCs/>
            </w:rPr>
            <w:delText xml:space="preserve">system of the brain (Kropotov, 2010). </w:delText>
          </w:r>
        </w:del>
      </w:ins>
      <w:commentRangeStart w:id="1445"/>
      <w:del w:id="1446" w:author="Sreekanth  Gopi" w:date="2022-11-29T22:29:00Z">
        <w:r w:rsidR="69DF7074" w:rsidRPr="6F08318B" w:rsidDel="000B62C4">
          <w:rPr>
            <w:b/>
            <w:bCs/>
          </w:rPr>
          <w:delText>As found by J. Lubar in 1973, theta activity increased and beta activity in the brain dramatically reduced in ADHD</w:delText>
        </w:r>
        <w:r w:rsidR="5E32377D" w:rsidRPr="6F08318B" w:rsidDel="000B62C4">
          <w:rPr>
            <w:b/>
            <w:bCs/>
          </w:rPr>
          <w:delText xml:space="preserve"> (Lubar, 1991)</w:delText>
        </w:r>
        <w:r w:rsidR="69DF7074" w:rsidRPr="6F08318B" w:rsidDel="000B62C4">
          <w:rPr>
            <w:b/>
            <w:bCs/>
          </w:rPr>
          <w:delText xml:space="preserve">. </w:delText>
        </w:r>
        <w:r w:rsidR="33647AE8" w:rsidRPr="6F08318B" w:rsidDel="000B62C4">
          <w:rPr>
            <w:b/>
            <w:bCs/>
          </w:rPr>
          <w:delText>In another study, people with ADHD had more delta and theta waves in all regions of their brain than others</w:delText>
        </w:r>
        <w:r w:rsidR="2D6FEA23" w:rsidRPr="6F08318B" w:rsidDel="000B62C4">
          <w:rPr>
            <w:b/>
            <w:bCs/>
          </w:rPr>
          <w:delText xml:space="preserve"> (Fonseca, 2008)</w:delText>
        </w:r>
        <w:r w:rsidR="33647AE8" w:rsidRPr="6F08318B" w:rsidDel="000B62C4">
          <w:rPr>
            <w:b/>
            <w:bCs/>
          </w:rPr>
          <w:delText>.</w:delText>
        </w:r>
        <w:r w:rsidR="48347E13" w:rsidRPr="6F08318B" w:rsidDel="000B62C4">
          <w:rPr>
            <w:b/>
            <w:bCs/>
          </w:rPr>
          <w:delText xml:space="preserve"> </w:delText>
        </w:r>
        <w:r w:rsidR="42937238" w:rsidRPr="6F08318B" w:rsidDel="000B62C4">
          <w:rPr>
            <w:b/>
            <w:bCs/>
          </w:rPr>
          <w:delText>L</w:delText>
        </w:r>
        <w:commentRangeEnd w:id="1445"/>
        <w:r w:rsidR="00C61539" w:rsidDel="000B62C4">
          <w:commentReference w:id="1445"/>
        </w:r>
        <w:r w:rsidR="42937238" w:rsidRPr="6F08318B" w:rsidDel="000B62C4">
          <w:rPr>
            <w:b/>
            <w:bCs/>
          </w:rPr>
          <w:delText>ower alpha and beta bands and larger theta and delta bands combine to separate the ADHD youngsters from the healthy control groups</w:delText>
        </w:r>
        <w:r w:rsidR="71DE96D9" w:rsidRPr="6F08318B" w:rsidDel="000B62C4">
          <w:rPr>
            <w:b/>
            <w:bCs/>
          </w:rPr>
          <w:delText xml:space="preserve"> (Tenev et al., 2014)</w:delText>
        </w:r>
        <w:r w:rsidR="42937238" w:rsidRPr="6F08318B" w:rsidDel="000B62C4">
          <w:rPr>
            <w:b/>
            <w:bCs/>
          </w:rPr>
          <w:delText xml:space="preserve">. </w:delText>
        </w:r>
      </w:del>
    </w:p>
    <w:p w14:paraId="0C6BE497" w14:textId="1346B834" w:rsidR="00EA62E0" w:rsidDel="000B62C4" w:rsidRDefault="12DDAACA" w:rsidP="6F08318B">
      <w:pPr>
        <w:spacing w:line="360" w:lineRule="auto"/>
        <w:ind w:firstLine="720"/>
        <w:rPr>
          <w:ins w:id="1447" w:author="Sreekanth Gopi" w:date="2022-10-07T15:59:00Z"/>
          <w:del w:id="1448" w:author="Sreekanth  Gopi" w:date="2022-11-29T22:29:00Z"/>
          <w:b/>
          <w:bCs/>
        </w:rPr>
      </w:pPr>
      <w:ins w:id="1449" w:author="Sreekanth Gopi" w:date="2022-10-08T16:37:00Z">
        <w:del w:id="1450" w:author="Sreekanth  Gopi" w:date="2022-11-29T22:29:00Z">
          <w:r w:rsidRPr="6F08318B" w:rsidDel="000B62C4">
            <w:rPr>
              <w:b/>
              <w:bCs/>
            </w:rPr>
            <w:delText>https://www.kaggle.com/code/treina/feature-extractor-matlab2python-translated</w:delText>
          </w:r>
        </w:del>
      </w:ins>
    </w:p>
    <w:p w14:paraId="7E220CFA" w14:textId="4E17865E" w:rsidR="00EA62E0" w:rsidDel="000B62C4" w:rsidRDefault="3DB8A0D2" w:rsidP="6F08318B">
      <w:pPr>
        <w:spacing w:line="360" w:lineRule="auto"/>
        <w:rPr>
          <w:ins w:id="1451" w:author="Sreekanth Gopi" w:date="2022-10-08T16:36:00Z"/>
          <w:del w:id="1452" w:author="Sreekanth  Gopi" w:date="2022-11-29T22:29:00Z"/>
          <w:b/>
          <w:bCs/>
        </w:rPr>
      </w:pPr>
      <w:ins w:id="1453" w:author="Sreekanth Gopi" w:date="2022-10-07T15:59:00Z">
        <w:del w:id="1454" w:author="Sreekanth  Gopi" w:date="2022-11-29T22:29:00Z">
          <w:r w:rsidRPr="6F08318B" w:rsidDel="000B62C4">
            <w:rPr>
              <w:b/>
              <w:bCs/>
            </w:rPr>
            <w:delText>4 frequency bands: delta (2-4 Hz), theta (4-8 Hz), alpha (8-13 Hz), and beta (13-21 Hz).</w:delText>
          </w:r>
        </w:del>
      </w:ins>
      <w:ins w:id="1455" w:author="Sreekanth Gopi" w:date="2022-10-08T16:36:00Z">
        <w:del w:id="1456" w:author="Sreekanth  Gopi" w:date="2022-11-29T22:29:00Z">
          <w:r w:rsidR="1D965997" w:rsidRPr="6F08318B" w:rsidDel="000B62C4">
            <w:rPr>
              <w:b/>
              <w:bCs/>
            </w:rPr>
            <w:delText xml:space="preserve"> </w:delText>
          </w:r>
          <w:r w:rsidR="1D965997" w:rsidRPr="6F08318B" w:rsidDel="000B62C4">
            <w:rPr>
              <w:sz w:val="21"/>
              <w:szCs w:val="21"/>
            </w:rPr>
            <w:delText xml:space="preserve">Although the EEG is sampled several hundred times per second (e.g. 400 Hz), the bands that seem most important to neurologists are all less than 30 Hz. Mainly, there a 4 bands: </w:delText>
          </w:r>
        </w:del>
      </w:ins>
    </w:p>
    <w:p w14:paraId="2CC74E1E" w14:textId="0030A8E5" w:rsidR="00EA62E0" w:rsidDel="000B62C4" w:rsidRDefault="1D965997">
      <w:pPr>
        <w:spacing w:line="360" w:lineRule="auto"/>
        <w:jc w:val="center"/>
        <w:rPr>
          <w:ins w:id="1457" w:author="Sreekanth Gopi" w:date="2022-10-08T16:36:00Z"/>
          <w:del w:id="1458" w:author="Sreekanth  Gopi" w:date="2022-11-29T22:29:00Z"/>
          <w:rFonts w:ascii="STIXGeneral-Italic" w:eastAsia="STIXGeneral-Italic" w:hAnsi="STIXGeneral-Italic" w:cs="STIXGeneral-Italic"/>
          <w:sz w:val="26"/>
          <w:szCs w:val="26"/>
        </w:rPr>
        <w:pPrChange w:id="1459" w:author="Sreekanth Gopi" w:date="2022-10-08T16:36:00Z">
          <w:pPr/>
        </w:pPrChange>
      </w:pPr>
      <w:ins w:id="1460" w:author="Sreekanth Gopi" w:date="2022-10-08T16:36:00Z">
        <w:del w:id="1461" w:author="Sreekanth  Gopi" w:date="2022-11-29T22:29:00Z">
          <w:r w:rsidRPr="6F08318B" w:rsidDel="000B62C4">
            <w:rPr>
              <w:rFonts w:ascii="STIXGeneral-Italic" w:eastAsia="STIXGeneral-Italic" w:hAnsi="STIXGeneral-Italic" w:cs="STIXGeneral-Italic"/>
              <w:sz w:val="26"/>
              <w:szCs w:val="26"/>
            </w:rPr>
            <w:delText>α</w:delText>
          </w:r>
          <w:r w:rsidRPr="6F08318B" w:rsidDel="000B62C4">
            <w:rPr>
              <w:rFonts w:ascii="STIXGeneral-Regular" w:eastAsia="STIXGeneral-Regular" w:hAnsi="STIXGeneral-Regular" w:cs="STIXGeneral-Regular"/>
              <w:sz w:val="26"/>
              <w:szCs w:val="26"/>
            </w:rPr>
            <w:delText>,</w:delText>
          </w:r>
          <w:r w:rsidRPr="6F08318B" w:rsidDel="000B62C4">
            <w:rPr>
              <w:rFonts w:ascii="STIXGeneral-Italic" w:eastAsia="STIXGeneral-Italic" w:hAnsi="STIXGeneral-Italic" w:cs="STIXGeneral-Italic"/>
              <w:sz w:val="26"/>
              <w:szCs w:val="26"/>
            </w:rPr>
            <w:delText>β</w:delText>
          </w:r>
          <w:r w:rsidRPr="6F08318B" w:rsidDel="000B62C4">
            <w:rPr>
              <w:rFonts w:ascii="STIXGeneral-Regular" w:eastAsia="STIXGeneral-Regular" w:hAnsi="STIXGeneral-Regular" w:cs="STIXGeneral-Regular"/>
              <w:sz w:val="26"/>
              <w:szCs w:val="26"/>
            </w:rPr>
            <w:delText>,Δ,</w:delText>
          </w:r>
          <w:r w:rsidRPr="6F08318B" w:rsidDel="000B62C4">
            <w:rPr>
              <w:rFonts w:ascii="STIXGeneral-Italic" w:eastAsia="STIXGeneral-Italic" w:hAnsi="STIXGeneral-Italic" w:cs="STIXGeneral-Italic"/>
              <w:sz w:val="26"/>
              <w:szCs w:val="26"/>
            </w:rPr>
            <w:delText>θ</w:delText>
          </w:r>
        </w:del>
      </w:ins>
    </w:p>
    <w:p w14:paraId="0B0E72DC" w14:textId="73AF0456" w:rsidR="00EA62E0" w:rsidDel="000B62C4" w:rsidRDefault="1D965997" w:rsidP="6F08318B">
      <w:pPr>
        <w:spacing w:line="360" w:lineRule="auto"/>
        <w:ind w:firstLine="720"/>
        <w:rPr>
          <w:ins w:id="1462" w:author="Sreekanth Gopi" w:date="2022-10-08T16:36:00Z"/>
          <w:del w:id="1463" w:author="Sreekanth  Gopi" w:date="2022-11-29T22:29:00Z"/>
        </w:rPr>
      </w:pPr>
      <w:ins w:id="1464" w:author="Sreekanth Gopi" w:date="2022-10-08T16:36:00Z">
        <w:del w:id="1465" w:author="Sreekanth  Gopi" w:date="2022-11-29T22:29:00Z">
          <w:r w:rsidRPr="6F08318B" w:rsidDel="000B62C4">
            <w:rPr>
              <w:sz w:val="21"/>
              <w:szCs w:val="21"/>
            </w:rPr>
            <w:delText>These four originated from scientists looking at sleep versus awake states.</w:delText>
          </w:r>
        </w:del>
      </w:ins>
    </w:p>
    <w:p w14:paraId="112C7529" w14:textId="1C46581F" w:rsidR="00EA62E0" w:rsidDel="000B62C4" w:rsidRDefault="00EA62E0" w:rsidP="6F08318B">
      <w:pPr>
        <w:spacing w:line="360" w:lineRule="auto"/>
        <w:ind w:firstLine="720"/>
        <w:rPr>
          <w:ins w:id="1466" w:author="Sreekanth Gopi" w:date="2022-10-10T11:41:00Z"/>
          <w:del w:id="1467" w:author="Sreekanth  Gopi" w:date="2022-11-29T22:29:00Z"/>
        </w:rPr>
      </w:pPr>
    </w:p>
    <w:p w14:paraId="7AD96E6E" w14:textId="50261866" w:rsidR="00EA62E0" w:rsidDel="000B62C4" w:rsidRDefault="1EC55A2F" w:rsidP="6F08318B">
      <w:pPr>
        <w:spacing w:line="360" w:lineRule="auto"/>
        <w:ind w:firstLine="720"/>
        <w:rPr>
          <w:ins w:id="1468" w:author="Sreekanth Gopi" w:date="2022-10-10T11:41:00Z"/>
          <w:del w:id="1469" w:author="Sreekanth  Gopi" w:date="2022-11-29T22:29:00Z"/>
        </w:rPr>
      </w:pPr>
      <w:ins w:id="1470" w:author="Sreekanth Gopi" w:date="2022-10-10T11:41:00Z">
        <w:del w:id="1471" w:author="Sreekanth  Gopi" w:date="2022-11-29T22:29:00Z">
          <w:r w:rsidRPr="6F08318B" w:rsidDel="000B62C4">
            <w:delText>To write about: NEBA: Commentary: Objective aids for the assessment of ADHD – further clarification of what FDA approval for marketing means and why NEBA might help clinicians. A response to Arns et al. (2016)</w:delText>
          </w:r>
        </w:del>
      </w:ins>
    </w:p>
    <w:p w14:paraId="6FC3DADF" w14:textId="6082D2A6" w:rsidR="00EA62E0" w:rsidDel="000B62C4" w:rsidRDefault="00EA62E0" w:rsidP="6F08318B">
      <w:pPr>
        <w:spacing w:line="360" w:lineRule="auto"/>
        <w:ind w:firstLine="720"/>
        <w:rPr>
          <w:del w:id="1472" w:author="Sreekanth  Gopi" w:date="2022-11-29T22:29:00Z"/>
        </w:rPr>
      </w:pPr>
    </w:p>
    <w:p w14:paraId="3BB4927B" w14:textId="1FF6074D" w:rsidR="00EA62E0" w:rsidDel="000B62C4" w:rsidRDefault="432E70BB" w:rsidP="6F08318B">
      <w:pPr>
        <w:spacing w:line="360" w:lineRule="auto"/>
        <w:ind w:firstLine="720"/>
        <w:rPr>
          <w:ins w:id="1473" w:author="Nasrin Dehbozorgi" w:date="2022-10-04T00:57:00Z"/>
          <w:del w:id="1474" w:author="Sreekanth  Gopi" w:date="2022-11-29T22:29:00Z"/>
          <w:b/>
          <w:bCs/>
        </w:rPr>
      </w:pPr>
      <w:del w:id="1475" w:author="Sreekanth  Gopi" w:date="2022-11-29T22:29:00Z">
        <w:r w:rsidRPr="00C61539" w:rsidDel="000B62C4">
          <w:delText xml:space="preserve">Using EEG, which is a non-invasive method, researchers can capture the electrical activity of the brain. </w:delText>
        </w:r>
        <w:commentRangeStart w:id="1476"/>
        <w:r w:rsidRPr="00C61539" w:rsidDel="000B62C4">
          <w:delText xml:space="preserve">It is appropriate to comprehend how the instantaneous activity of many neurons in the cortex is altered by external or internal inputs due to its high temporal resolution. </w:delText>
        </w:r>
        <w:commentRangeEnd w:id="1476"/>
        <w:r w:rsidR="00C61539" w:rsidDel="000B62C4">
          <w:commentReference w:id="1476"/>
        </w:r>
        <w:r w:rsidRPr="00C61539" w:rsidDel="000B62C4">
          <w:delText xml:space="preserve">Dopamine in the pre-frontal cortex (PFC) modulates cognitive control, which affects attention, impulse control, prospective memory, and cognitive flexibility and could influence ADHD symptoms. </w:delText>
        </w:r>
      </w:del>
    </w:p>
    <w:p w14:paraId="020F19FD" w14:textId="4E0DAE12" w:rsidR="00EA62E0" w:rsidDel="000B62C4" w:rsidRDefault="432E70BB" w:rsidP="00ED3DC4">
      <w:pPr>
        <w:spacing w:line="360" w:lineRule="auto"/>
        <w:ind w:firstLine="720"/>
        <w:rPr>
          <w:del w:id="1477" w:author="Sreekanth  Gopi" w:date="2022-11-29T22:29:00Z"/>
        </w:rPr>
      </w:pPr>
      <w:commentRangeStart w:id="1478"/>
      <w:del w:id="1479" w:author="Sreekanth  Gopi" w:date="2022-11-29T22:29:00Z">
        <w:r w:rsidRPr="00C61539" w:rsidDel="000B62C4">
          <w:delText>Meditation increases alph</w:delText>
        </w:r>
        <w:commentRangeEnd w:id="1478"/>
        <w:r w:rsidR="00C61539" w:rsidDel="000B62C4">
          <w:commentReference w:id="1478"/>
        </w:r>
        <w:r w:rsidRPr="00C61539" w:rsidDel="000B62C4">
          <w:delText xml:space="preserve">a and decreases theta activities, which were accompanied by increased levels of oxyhemoglobin and, therefore, pointed to increased brain activity in the anterior PFC, which plays a central role in cognitive control functions (Deolindo, C. S., 2020). </w:delText>
        </w:r>
        <w:commentRangeStart w:id="1480"/>
        <w:r w:rsidR="246EC3C4" w:rsidRPr="00DE6D37" w:rsidDel="000B62C4">
          <w:delText>Despite recent developments, the classification and diagnosis of ADHD using EEG analysis remain debatable, and it appears that a more precise approach is required in this area</w:delText>
        </w:r>
      </w:del>
      <w:ins w:id="1481" w:author="Nasrin Dehbozorgi" w:date="2022-10-04T00:58:00Z">
        <w:del w:id="1482" w:author="Sreekanth  Gopi" w:date="2022-11-29T22:29:00Z">
          <w:r w:rsidR="566E71D5" w:rsidRPr="00DE6D37" w:rsidDel="000B62C4">
            <w:delText xml:space="preserve"> </w:delText>
          </w:r>
        </w:del>
      </w:ins>
      <w:del w:id="1483" w:author="Sreekanth  Gopi" w:date="2022-11-29T22:29:00Z">
        <w:r w:rsidR="191D5969" w:rsidRPr="00DE6D37" w:rsidDel="000B62C4">
          <w:delText>(Mueller, 2011)</w:delText>
        </w:r>
        <w:r w:rsidR="246EC3C4" w:rsidRPr="00DE6D37" w:rsidDel="000B62C4">
          <w:delText>.</w:delText>
        </w:r>
        <w:commentRangeEnd w:id="1480"/>
        <w:r w:rsidR="00C61539" w:rsidDel="000B62C4">
          <w:commentReference w:id="1480"/>
        </w:r>
        <w:r w:rsidR="246EC3C4" w:rsidRPr="00DE6D37" w:rsidDel="000B62C4">
          <w:delText xml:space="preserve"> </w:delText>
        </w:r>
        <w:r w:rsidR="2C2E8A2A" w:rsidRPr="00DE6D37" w:rsidDel="000B62C4">
          <w:delText>Wireless EEG reading devices, which brain-computer interface researchers frequently utilize, can record EEG (</w:delText>
        </w:r>
        <w:r w:rsidR="2C2E8A2A" w:rsidRPr="00DE6D37" w:rsidDel="000B62C4">
          <w:rPr>
            <w:color w:val="222222"/>
            <w:shd w:val="clear" w:color="auto" w:fill="FFFFFF"/>
          </w:rPr>
          <w:delText>Alchalabi</w:delText>
        </w:r>
        <w:r w:rsidR="2C2E8A2A" w:rsidRPr="00DE6D37" w:rsidDel="000B62C4">
          <w:delText xml:space="preserve"> </w:delText>
        </w:r>
        <w:r w:rsidR="2C2E8A2A" w:rsidRPr="00DE6D37" w:rsidDel="000B62C4">
          <w:rPr>
            <w:color w:val="222222"/>
            <w:shd w:val="clear" w:color="auto" w:fill="FFFFFF"/>
          </w:rPr>
          <w:delText>et al.</w:delText>
        </w:r>
        <w:r w:rsidR="2C2E8A2A" w:rsidRPr="00DE6D37" w:rsidDel="000B62C4">
          <w:delText xml:space="preserve">, 2018). EEG signals have a considerable potential to be used to identify ADHD since they provide a wealth of information about cognitive abilities. </w:delText>
        </w:r>
        <w:r w:rsidR="70774588" w:rsidRPr="00DE6D37" w:rsidDel="000B62C4">
          <w:delText xml:space="preserve">In a recent study by </w:delText>
        </w:r>
        <w:r w:rsidR="70774588" w:rsidRPr="00DC0000" w:rsidDel="000B62C4">
          <w:rPr>
            <w:color w:val="222222"/>
            <w:shd w:val="clear" w:color="auto" w:fill="FFFFFF"/>
          </w:rPr>
          <w:delText>Mohammadi</w:delText>
        </w:r>
        <w:r w:rsidR="70774588" w:rsidRPr="00DE6D37" w:rsidDel="000B62C4">
          <w:rPr>
            <w:color w:val="222222"/>
            <w:shd w:val="clear" w:color="auto" w:fill="FFFFFF"/>
          </w:rPr>
          <w:delText xml:space="preserve"> </w:delText>
        </w:r>
        <w:commentRangeStart w:id="1484"/>
        <w:r w:rsidR="70774588" w:rsidRPr="00DE6D37" w:rsidDel="000B62C4">
          <w:rPr>
            <w:color w:val="222222"/>
            <w:shd w:val="clear" w:color="auto" w:fill="FFFFFF"/>
          </w:rPr>
          <w:delText>et al.</w:delText>
        </w:r>
        <w:r w:rsidR="70774588" w:rsidRPr="00DE6D37" w:rsidDel="000B62C4">
          <w:delText>,</w:delText>
        </w:r>
        <w:commentRangeEnd w:id="1484"/>
        <w:r w:rsidR="00C61539" w:rsidDel="000B62C4">
          <w:commentReference w:id="1484"/>
        </w:r>
        <w:r w:rsidR="70774588" w:rsidRPr="00DE6D37" w:rsidDel="000B62C4">
          <w:delText xml:space="preserve"> </w:delText>
        </w:r>
        <w:commentRangeStart w:id="1485"/>
        <w:r w:rsidR="55CAAF30" w:rsidRPr="00DE6D37" w:rsidDel="000B62C4">
          <w:delText>Electro-encephalogram</w:delText>
        </w:r>
        <w:commentRangeEnd w:id="1485"/>
        <w:r w:rsidR="00C61539" w:rsidDel="000B62C4">
          <w:commentReference w:id="1485"/>
        </w:r>
        <w:r w:rsidR="55CAAF30" w:rsidRPr="00DE6D37" w:rsidDel="000B62C4">
          <w:delText xml:space="preserve"> (EEG) signals were used to identify and diagnose ADHD in children, to reduce the number of false positives and false negatives in the diagnosis of this disorder.</w:delText>
        </w:r>
        <w:r w:rsidR="6A60EF04" w:rsidRPr="00DE6D37" w:rsidDel="000B62C4">
          <w:delText xml:space="preserve"> Their early diagnosis method by means of mathematical and engineering methods using electro-encephalogram (EEG) signal </w:delText>
        </w:r>
        <w:r w:rsidR="3AFD72D2" w:rsidRPr="00DE6D37" w:rsidDel="000B62C4">
          <w:delText xml:space="preserve">enabled </w:delText>
        </w:r>
        <w:r w:rsidR="703CE34D" w:rsidRPr="00DE6D37" w:rsidDel="000B62C4">
          <w:delText>classification</w:delText>
        </w:r>
        <w:r w:rsidR="6A60EF04" w:rsidRPr="00DE6D37" w:rsidDel="000B62C4">
          <w:delText xml:space="preserve"> and diagnos</w:delText>
        </w:r>
        <w:r w:rsidR="3AFD72D2" w:rsidRPr="00DE6D37" w:rsidDel="000B62C4">
          <w:delText>is of</w:delText>
        </w:r>
        <w:r w:rsidR="6A60EF04" w:rsidRPr="00DE6D37" w:rsidDel="000B62C4">
          <w:delText xml:space="preserve"> ADHD through non-subjective methods</w:delText>
        </w:r>
        <w:r w:rsidR="1E6C842E" w:rsidRPr="00DE6D37" w:rsidDel="000B62C4">
          <w:delText xml:space="preserve"> while they are engaged in a cognitive task</w:delText>
        </w:r>
        <w:r w:rsidR="0DB7F11D" w:rsidRPr="00DE6D37" w:rsidDel="000B62C4">
          <w:delText xml:space="preserve"> </w:delText>
        </w:r>
        <w:r w:rsidR="7767E81C" w:rsidRPr="00DE6D37" w:rsidDel="000B62C4">
          <w:delText>(</w:delText>
        </w:r>
        <w:r w:rsidR="7767E81C" w:rsidRPr="00DC0000" w:rsidDel="000B62C4">
          <w:rPr>
            <w:color w:val="222222"/>
            <w:shd w:val="clear" w:color="auto" w:fill="FFFFFF"/>
          </w:rPr>
          <w:delText>Mohammadi</w:delText>
        </w:r>
        <w:r w:rsidR="7767E81C" w:rsidRPr="00DE6D37" w:rsidDel="000B62C4">
          <w:rPr>
            <w:color w:val="222222"/>
            <w:shd w:val="clear" w:color="auto" w:fill="FFFFFF"/>
          </w:rPr>
          <w:delText xml:space="preserve"> et al.</w:delText>
        </w:r>
        <w:r w:rsidR="7767E81C" w:rsidRPr="00DE6D37" w:rsidDel="000B62C4">
          <w:delText xml:space="preserve">, </w:delText>
        </w:r>
        <w:r w:rsidR="71F8462D" w:rsidRPr="00DE6D37" w:rsidDel="000B62C4">
          <w:delText>2016</w:delText>
        </w:r>
        <w:r w:rsidR="7767E81C" w:rsidRPr="00DE6D37" w:rsidDel="000B62C4">
          <w:delText>)</w:delText>
        </w:r>
        <w:r w:rsidR="1E6C842E" w:rsidRPr="00DE6D37" w:rsidDel="000B62C4">
          <w:delText>.</w:delText>
        </w:r>
        <w:r w:rsidR="1EB02A60" w:rsidRPr="00DE6D37" w:rsidDel="000B62C4">
          <w:delText xml:space="preserve"> </w:delText>
        </w:r>
      </w:del>
    </w:p>
    <w:p w14:paraId="3E960BFC" w14:textId="07666486" w:rsidR="00343079" w:rsidRPr="00DE6D37" w:rsidDel="000B62C4" w:rsidRDefault="19E817D3" w:rsidP="00ED3DC4">
      <w:pPr>
        <w:spacing w:line="360" w:lineRule="auto"/>
        <w:ind w:firstLine="720"/>
        <w:rPr>
          <w:del w:id="1486" w:author="Sreekanth  Gopi" w:date="2022-11-29T22:29:00Z"/>
        </w:rPr>
      </w:pPr>
      <w:del w:id="1487" w:author="Sreekanth  Gopi" w:date="2022-11-29T22:29:00Z">
        <w:r w:rsidRPr="00DE6D37" w:rsidDel="000B62C4">
          <w:delText>To</w:delText>
        </w:r>
        <w:r w:rsidR="555753DA" w:rsidRPr="00DE6D37" w:rsidDel="000B62C4">
          <w:delText xml:space="preserve"> achieve excellent performance for ADHD diagnosis by </w:delText>
        </w:r>
        <w:commentRangeStart w:id="1488"/>
        <w:r w:rsidR="555753DA" w:rsidRPr="00DE6D37" w:rsidDel="000B62C4">
          <w:delText xml:space="preserve">their </w:delText>
        </w:r>
        <w:commentRangeEnd w:id="1488"/>
        <w:r w:rsidR="00201066" w:rsidDel="000B62C4">
          <w:commentReference w:id="1488"/>
        </w:r>
        <w:r w:rsidR="555753DA" w:rsidRPr="00DE6D37" w:rsidDel="000B62C4">
          <w:delText>electrophysiology as an objective approach, they developed a new protocol during signal recording based on behavioral anomalies in ADHD and utilized non-linear characteristics and neural network due to its high generalizability (</w:delText>
        </w:r>
        <w:r w:rsidR="555753DA" w:rsidRPr="00DC0000" w:rsidDel="000B62C4">
          <w:rPr>
            <w:color w:val="222222"/>
            <w:shd w:val="clear" w:color="auto" w:fill="FFFFFF"/>
          </w:rPr>
          <w:delText>Mohammadi</w:delText>
        </w:r>
        <w:r w:rsidR="555753DA" w:rsidRPr="00DE6D37" w:rsidDel="000B62C4">
          <w:rPr>
            <w:color w:val="222222"/>
            <w:shd w:val="clear" w:color="auto" w:fill="FFFFFF"/>
          </w:rPr>
          <w:delText xml:space="preserve"> et al.</w:delText>
        </w:r>
        <w:r w:rsidR="555753DA" w:rsidRPr="00DE6D37" w:rsidDel="000B62C4">
          <w:delText xml:space="preserve">, 2016). </w:delText>
        </w:r>
        <w:r w:rsidR="03075592" w:rsidRPr="00DE6D37" w:rsidDel="000B62C4">
          <w:delText>30 kids (22 boys and 8 girls</w:delText>
        </w:r>
      </w:del>
      <w:ins w:id="1489" w:author="Sreekanth Gopi" w:date="2022-10-07T16:03:00Z">
        <w:del w:id="1490" w:author="Sreekanth  Gopi" w:date="2022-11-29T22:29:00Z">
          <w:r w:rsidR="0572CC4C" w:rsidRPr="00DE6D37" w:rsidDel="000B62C4">
            <w:delText xml:space="preserve"> around 10 years of age</w:delText>
          </w:r>
        </w:del>
      </w:ins>
      <w:del w:id="1491" w:author="Sreekanth  Gopi" w:date="2022-11-29T22:29:00Z">
        <w:r w:rsidR="03075592" w:rsidRPr="00DE6D37" w:rsidDel="000B62C4">
          <w:delText>) who had been diagnosed with ADHD by a skilled psychiatrist and 30 kids who were healthy controls (25 boys and 5 girls) participated in the study</w:delText>
        </w:r>
        <w:r w:rsidR="494C086D" w:rsidRPr="00DE6D37" w:rsidDel="000B62C4">
          <w:delText xml:space="preserve"> in a silent room</w:delText>
        </w:r>
        <w:r w:rsidR="03075592" w:rsidRPr="00DE6D37" w:rsidDel="000B62C4">
          <w:delText>. </w:delText>
        </w:r>
        <w:r w:rsidR="494C086D" w:rsidRPr="00DE6D37" w:rsidDel="000B62C4">
          <w:delText>19 channels (Fz, Cz, Pz, C3, T3, C4, T4, Fp1, Fp2, F3, F4, F7, F8, P3, P4, T5, T6, O1, O2) of EEG were recorded using the</w:delText>
        </w:r>
        <w:commentRangeStart w:id="1492"/>
        <w:r w:rsidR="494C086D" w:rsidRPr="00DE6D37" w:rsidDel="000B62C4">
          <w:delText xml:space="preserve"> 10-20 standard,</w:delText>
        </w:r>
        <w:commentRangeEnd w:id="1492"/>
        <w:r w:rsidR="00201066" w:rsidDel="000B62C4">
          <w:commentReference w:id="1492"/>
        </w:r>
        <w:r w:rsidR="494C086D" w:rsidRPr="00DE6D37" w:rsidDel="000B62C4">
          <w:delText xml:space="preserve"> with the ear lobe electrodes A1 and A2 serving as references. Two electrodes were positioned below and above the right eye to record eye movement. </w:delText>
        </w:r>
        <w:r w:rsidR="433D40CD" w:rsidRPr="00DE6D37" w:rsidDel="000B62C4">
          <w:delText xml:space="preserve">Children were shown pictures that would be appealing to them, such as cartoon characters, during the EEG recording, and the photos prompted a cognitive mental act in the kids. </w:delText>
        </w:r>
        <w:commentRangeStart w:id="1493"/>
        <w:r w:rsidR="433D40CD" w:rsidRPr="00DE6D37" w:rsidDel="000B62C4">
          <w:delText>Children were successively given seventeen photographs, and they were asked to state how many characters appeared in each image.</w:delText>
        </w:r>
        <w:r w:rsidR="1C92421F" w:rsidRPr="00DE6D37" w:rsidDel="000B62C4">
          <w:delText xml:space="preserve"> During the course, each child's response time and the quantity of incorrect answers were noted</w:delText>
        </w:r>
        <w:r w:rsidR="1E6E634F" w:rsidRPr="00DE6D37" w:rsidDel="000B62C4">
          <w:delText xml:space="preserve"> (</w:delText>
        </w:r>
        <w:r w:rsidR="1E6E634F" w:rsidRPr="00DC0000" w:rsidDel="000B62C4">
          <w:rPr>
            <w:color w:val="222222"/>
            <w:shd w:val="clear" w:color="auto" w:fill="FFFFFF"/>
          </w:rPr>
          <w:delText>Mohammadi</w:delText>
        </w:r>
        <w:r w:rsidR="1E6E634F" w:rsidRPr="00DE6D37" w:rsidDel="000B62C4">
          <w:rPr>
            <w:color w:val="222222"/>
            <w:shd w:val="clear" w:color="auto" w:fill="FFFFFF"/>
          </w:rPr>
          <w:delText xml:space="preserve"> et al.</w:delText>
        </w:r>
        <w:r w:rsidR="1E6E634F" w:rsidRPr="00DE6D37" w:rsidDel="000B62C4">
          <w:delText>, 2016).</w:delText>
        </w:r>
        <w:commentRangeEnd w:id="1493"/>
        <w:r w:rsidR="00201066" w:rsidDel="000B62C4">
          <w:commentReference w:id="1493"/>
        </w:r>
      </w:del>
    </w:p>
    <w:p w14:paraId="04A6F3FE" w14:textId="74171754" w:rsidR="4AEA1770" w:rsidDel="000B62C4" w:rsidRDefault="4AEA1770" w:rsidP="6F08318B">
      <w:pPr>
        <w:spacing w:line="360" w:lineRule="auto"/>
        <w:ind w:firstLine="720"/>
        <w:rPr>
          <w:ins w:id="1494" w:author="Sreekanth Gopi" w:date="2022-10-07T17:32:00Z"/>
          <w:del w:id="1495" w:author="Sreekanth  Gopi" w:date="2022-11-29T22:29:00Z"/>
        </w:rPr>
      </w:pPr>
      <w:del w:id="1496" w:author="Sreekanth  Gopi" w:date="2022-11-29T22:29:00Z">
        <w:r w:rsidRPr="6F08318B" w:rsidDel="000B62C4">
          <w:delText xml:space="preserve">To rephrase from </w:delText>
        </w:r>
        <w:r w:rsidRPr="6F08318B" w:rsidDel="000B62C4">
          <w:rPr>
            <w:sz w:val="14"/>
            <w:szCs w:val="14"/>
            <w:rPrChange w:id="1497" w:author="Sreekanth Gopi" w:date="2022-10-07T17:17:00Z">
              <w:rPr/>
            </w:rPrChange>
          </w:rPr>
          <w:delText>Quantitative EEG in Children and Adults With Attention Deficit Hyperactivity Disorder: Comparison of Absolute and Relative Power Spectra and Theta/Beta Ratio.</w:delText>
        </w:r>
        <w:r w:rsidRPr="6F08318B" w:rsidDel="000B62C4">
          <w:delText xml:space="preserve">: Inattentive (according to DSM-IV inattentive type of ADHD is char- acterized with predominantly symptoms of inattention) and combined types (according to DSM-IV combined type of ADHD is characterized with both symptoms of inattention and hyperac- tivity/impulsivity) </w:delText>
        </w:r>
      </w:del>
    </w:p>
    <w:p w14:paraId="17DF1FCC" w14:textId="453FC010" w:rsidR="38312C56" w:rsidDel="000B62C4" w:rsidRDefault="38312C56" w:rsidP="6F08318B">
      <w:pPr>
        <w:spacing w:line="360" w:lineRule="auto"/>
        <w:ind w:firstLine="720"/>
        <w:rPr>
          <w:del w:id="1498" w:author="Sreekanth  Gopi" w:date="2022-11-29T22:29:00Z"/>
        </w:rPr>
      </w:pPr>
      <w:ins w:id="1499" w:author="Sreekanth Gopi" w:date="2022-10-07T17:33:00Z">
        <w:del w:id="1500" w:author="Sreekanth  Gopi" w:date="2022-11-29T22:29:00Z">
          <w:r w:rsidRPr="6F08318B" w:rsidDel="000B62C4">
            <w:delText xml:space="preserve">To rephrase: </w:delText>
          </w:r>
        </w:del>
      </w:ins>
      <w:ins w:id="1501" w:author="Sreekanth Gopi" w:date="2022-10-07T17:32:00Z">
        <w:del w:id="1502" w:author="Sreekanth  Gopi" w:date="2022-11-29T22:29:00Z">
          <w:r w:rsidRPr="6F08318B" w:rsidDel="000B62C4">
            <w:delText>most individuals diagnosed with Attention Deficit Disorder, naturally increase rather than decrease Delta activity when trying to focus. We increase Delta waves in order to decrease our awareness of the physical world. We also access information in our unconscious mind through Delta. Peak performers decrease Delta waves when high focus and peak performance are required. Delta response often severely restricts the ability to focus and maintain attention.  It is as if the brain is locked into a perpetual drowsy state - like 1st gear. https://nhahealth.com/brainwaves-the-language/. inappropriate</w:delText>
          </w:r>
        </w:del>
      </w:ins>
    </w:p>
    <w:p w14:paraId="68AE6CF6" w14:textId="6F005537" w:rsidR="38312C56" w:rsidDel="000B62C4" w:rsidRDefault="38312C56">
      <w:pPr>
        <w:pStyle w:val="Heading2"/>
        <w:ind w:left="0" w:firstLine="720"/>
        <w:rPr>
          <w:ins w:id="1503" w:author="Sreekanth Gopi" w:date="2022-10-07T17:33:00Z"/>
          <w:del w:id="1504" w:author="Sreekanth  Gopi" w:date="2022-11-29T22:29:00Z"/>
        </w:rPr>
        <w:pPrChange w:id="1505" w:author="Sreekanth Gopi" w:date="2022-10-07T17:36:00Z">
          <w:pPr>
            <w:spacing w:line="360" w:lineRule="auto"/>
            <w:ind w:firstLine="720"/>
          </w:pPr>
        </w:pPrChange>
      </w:pPr>
      <w:ins w:id="1506" w:author="Sreekanth Gopi" w:date="2022-10-07T17:33:00Z">
        <w:del w:id="1507" w:author="Sreekanth  Gopi" w:date="2022-11-29T22:29:00Z">
          <w:r w:rsidRPr="6F08318B" w:rsidDel="000B62C4">
            <w:rPr>
              <w:sz w:val="24"/>
              <w:szCs w:val="24"/>
            </w:rPr>
            <w:delText>Theta</w:delText>
          </w:r>
        </w:del>
      </w:ins>
      <w:ins w:id="1508" w:author="Sreekanth Gopi" w:date="2022-10-07T17:34:00Z">
        <w:del w:id="1509" w:author="Sreekanth  Gopi" w:date="2022-11-29T22:29:00Z">
          <w:r w:rsidRPr="6F08318B" w:rsidDel="000B62C4">
            <w:rPr>
              <w:sz w:val="24"/>
              <w:szCs w:val="24"/>
            </w:rPr>
            <w:delText xml:space="preserve"> (4</w:delText>
          </w:r>
          <w:r w:rsidRPr="6F08318B" w:rsidDel="000B62C4">
            <w:rPr>
              <w:sz w:val="24"/>
              <w:szCs w:val="24"/>
              <w:rPrChange w:id="1510" w:author="Sreekanth Gopi" w:date="2022-10-07T17:34:00Z">
                <w:rPr>
                  <w:rFonts w:ascii="Raleway" w:eastAsia="Raleway" w:hAnsi="Raleway" w:cs="Raleway"/>
                  <w:color w:val="111111"/>
                  <w:sz w:val="45"/>
                  <w:szCs w:val="45"/>
                </w:rPr>
              </w:rPrChange>
            </w:rPr>
            <w:delText>-8 Hz)</w:delText>
          </w:r>
        </w:del>
      </w:ins>
      <w:ins w:id="1511" w:author="Sreekanth Gopi" w:date="2022-10-07T17:33:00Z">
        <w:del w:id="1512" w:author="Sreekanth  Gopi" w:date="2022-11-29T22:29:00Z">
          <w:r w:rsidRPr="6F08318B" w:rsidDel="000B62C4">
            <w:rPr>
              <w:sz w:val="24"/>
              <w:szCs w:val="24"/>
            </w:rPr>
            <w:delText xml:space="preserve"> activity has a frequency of 3.5 to 7.5 Hz and is classed as “slow” activity. It is seen in connection with creativity, intuition, daydreaming, and fantasizing and is a repository for memories, emotions, sensations. Theta waves are strong during internal focus, meditation, prayer, and spiritual awareness.</w:delText>
          </w:r>
        </w:del>
      </w:ins>
      <w:ins w:id="1513" w:author="Sreekanth Gopi" w:date="2022-10-07T17:34:00Z">
        <w:del w:id="1514" w:author="Sreekanth  Gopi" w:date="2022-11-29T22:29:00Z">
          <w:r w:rsidRPr="6F08318B" w:rsidDel="000B62C4">
            <w:rPr>
              <w:sz w:val="24"/>
              <w:szCs w:val="24"/>
            </w:rPr>
            <w:delText xml:space="preserve"> </w:delText>
          </w:r>
        </w:del>
      </w:ins>
      <w:ins w:id="1515" w:author="Sreekanth Gopi" w:date="2022-10-07T17:36:00Z">
        <w:del w:id="1516" w:author="Sreekanth  Gopi" w:date="2022-11-29T22:29:00Z">
          <w:r w:rsidR="10B1DBA2" w:rsidRPr="6F08318B" w:rsidDel="000B62C4">
            <w:rPr>
              <w:rFonts w:ascii="Raleway" w:eastAsia="Raleway" w:hAnsi="Raleway" w:cs="Raleway"/>
              <w:color w:val="222222"/>
              <w:sz w:val="27"/>
              <w:szCs w:val="27"/>
            </w:rPr>
            <w:delText xml:space="preserve">It reflects the state between wakefulness and sleep and relates to the subconscious mind. Theta is believed to reflect activity from the limbic system and hippocampal regions. </w:delText>
          </w:r>
        </w:del>
      </w:ins>
      <w:ins w:id="1517" w:author="Sreekanth Gopi" w:date="2022-10-07T17:37:00Z">
        <w:del w:id="1518" w:author="Sreekanth  Gopi" w:date="2022-11-29T22:29:00Z">
          <w:r w:rsidR="4C05CC28" w:rsidRPr="6F08318B" w:rsidDel="000B62C4">
            <w:rPr>
              <w:rFonts w:ascii="Raleway" w:eastAsia="Raleway" w:hAnsi="Raleway" w:cs="Raleway"/>
              <w:color w:val="222222"/>
              <w:sz w:val="27"/>
              <w:szCs w:val="27"/>
            </w:rPr>
            <w:delText>Theta is observed in anxiety, behavioral activation and behavioral inhibition.</w:delText>
          </w:r>
        </w:del>
      </w:ins>
      <w:ins w:id="1519" w:author="Sreekanth Gopi" w:date="2022-10-07T17:38:00Z">
        <w:del w:id="1520" w:author="Sreekanth  Gopi" w:date="2022-11-29T22:29:00Z">
          <w:r w:rsidR="4C05CC28" w:rsidRPr="6F08318B" w:rsidDel="000B62C4">
            <w:rPr>
              <w:rFonts w:ascii="Raleway" w:eastAsia="Raleway" w:hAnsi="Raleway" w:cs="Raleway"/>
              <w:color w:val="222222"/>
              <w:sz w:val="27"/>
              <w:szCs w:val="27"/>
            </w:rPr>
            <w:delText xml:space="preserve"> </w:delText>
          </w:r>
        </w:del>
      </w:ins>
      <w:ins w:id="1521" w:author="Sreekanth Gopi" w:date="2022-10-07T17:36:00Z">
        <w:del w:id="1522" w:author="Sreekanth  Gopi" w:date="2022-11-29T22:29:00Z">
          <w:r w:rsidR="10B1DBA2" w:rsidRPr="6F08318B" w:rsidDel="000B62C4">
            <w:rPr>
              <w:rFonts w:ascii="Raleway" w:eastAsia="Raleway" w:hAnsi="Raleway" w:cs="Raleway"/>
              <w:color w:val="222222"/>
              <w:sz w:val="27"/>
              <w:szCs w:val="27"/>
            </w:rPr>
            <w:delText xml:space="preserve">  </w:delText>
          </w:r>
        </w:del>
      </w:ins>
      <w:ins w:id="1523" w:author="Sreekanth Gopi" w:date="2022-10-07T17:34:00Z">
        <w:del w:id="1524" w:author="Sreekanth  Gopi" w:date="2022-11-29T22:29:00Z">
          <w:r w:rsidRPr="6F08318B" w:rsidDel="000B62C4">
            <w:rPr>
              <w:sz w:val="24"/>
              <w:szCs w:val="24"/>
            </w:rPr>
            <w:delText>https://nhahealth.com/brainwaves-the-language/. inappropriate</w:delText>
          </w:r>
        </w:del>
      </w:ins>
    </w:p>
    <w:p w14:paraId="2B0D18FC" w14:textId="6953C7C8" w:rsidR="7A6722AB" w:rsidDel="000B62C4" w:rsidRDefault="7A6722AB" w:rsidP="6F08318B">
      <w:pPr>
        <w:spacing w:line="360" w:lineRule="auto"/>
        <w:ind w:firstLine="720"/>
        <w:rPr>
          <w:ins w:id="1525" w:author="Sreekanth Gopi" w:date="2022-10-07T17:41:00Z"/>
          <w:del w:id="1526" w:author="Sreekanth  Gopi" w:date="2022-11-29T22:29:00Z"/>
        </w:rPr>
      </w:pPr>
      <w:ins w:id="1527" w:author="Sreekanth Gopi" w:date="2022-10-07T17:41:00Z">
        <w:del w:id="1528" w:author="Sreekanth  Gopi" w:date="2022-11-29T22:29:00Z">
          <w:r w:rsidRPr="6F08318B" w:rsidDel="000B62C4">
            <w:delText>ALPHA (8-12 Hz)</w:delText>
          </w:r>
        </w:del>
      </w:ins>
    </w:p>
    <w:p w14:paraId="366BAF44" w14:textId="365765DB" w:rsidR="7A6722AB" w:rsidDel="000B62C4" w:rsidRDefault="7A6722AB" w:rsidP="6F08318B">
      <w:pPr>
        <w:spacing w:line="360" w:lineRule="auto"/>
        <w:ind w:firstLine="720"/>
        <w:rPr>
          <w:ins w:id="1529" w:author="Sreekanth Gopi" w:date="2022-10-07T17:41:00Z"/>
          <w:del w:id="1530" w:author="Sreekanth  Gopi" w:date="2022-11-29T22:29:00Z"/>
        </w:rPr>
      </w:pPr>
      <w:ins w:id="1531" w:author="Sreekanth Gopi" w:date="2022-10-07T17:41:00Z">
        <w:del w:id="1532" w:author="Sreekanth  Gopi" w:date="2022-11-29T22:29:00Z">
          <w:r w:rsidRPr="6F08318B" w:rsidDel="000B62C4">
            <w:delText>Alpha waves are those between 8 and 12(Hz). Alpha waves will peak around 10Hz. Good healthy alpha production promotes mental resourcefulness, aids in the ability to mentally coordinate, enhances overall sense of relaxation and fatigue. In this state you can move quickly and efficiently to accomplish whatever task is at hand.</w:delText>
          </w:r>
        </w:del>
      </w:ins>
    </w:p>
    <w:p w14:paraId="56D1EF0F" w14:textId="3F1FCC2B" w:rsidR="7A6722AB" w:rsidDel="000B62C4" w:rsidRDefault="7A6722AB" w:rsidP="6F08318B">
      <w:pPr>
        <w:spacing w:line="360" w:lineRule="auto"/>
        <w:ind w:firstLine="720"/>
        <w:rPr>
          <w:ins w:id="1533" w:author="Sreekanth Gopi" w:date="2022-10-07T17:42:00Z"/>
          <w:del w:id="1534" w:author="Sreekanth  Gopi" w:date="2022-11-29T22:29:00Z"/>
        </w:rPr>
      </w:pPr>
      <w:ins w:id="1535" w:author="Sreekanth Gopi" w:date="2022-10-07T17:42:00Z">
        <w:del w:id="1536" w:author="Sreekanth  Gopi" w:date="2022-11-29T22:29:00Z">
          <w:r w:rsidRPr="6F08318B" w:rsidDel="000B62C4">
            <w:delText>BETA (above 12 Hz): It is the state that most of brain is in when we have our eyes open and are listening and thinking during analytical problem solving, judgment, decision making, processing information about the world around us.</w:delText>
          </w:r>
        </w:del>
      </w:ins>
    </w:p>
    <w:p w14:paraId="5852C49D" w14:textId="0AEA3626" w:rsidR="7A6722AB" w:rsidDel="000B62C4" w:rsidRDefault="7A6722AB" w:rsidP="6F08318B">
      <w:pPr>
        <w:spacing w:line="360" w:lineRule="auto"/>
        <w:ind w:firstLine="720"/>
        <w:rPr>
          <w:ins w:id="1537" w:author="Sreekanth Gopi" w:date="2022-10-07T17:42:00Z"/>
          <w:del w:id="1538" w:author="Sreekanth  Gopi" w:date="2022-11-29T22:29:00Z"/>
        </w:rPr>
      </w:pPr>
      <w:ins w:id="1539" w:author="Sreekanth Gopi" w:date="2022-10-07T17:42:00Z">
        <w:del w:id="1540" w:author="Sreekanth  Gopi" w:date="2022-11-29T22:29:00Z">
          <w:r w:rsidRPr="6F08318B" w:rsidDel="000B62C4">
            <w:delText>Beta would represent overdrive or hyperdrive in our car scenario.</w:delText>
          </w:r>
        </w:del>
      </w:ins>
    </w:p>
    <w:p w14:paraId="02DAC952" w14:textId="562BFB7D" w:rsidR="6F08318B" w:rsidDel="000B62C4" w:rsidRDefault="6F08318B" w:rsidP="6F08318B">
      <w:pPr>
        <w:spacing w:line="360" w:lineRule="auto"/>
        <w:ind w:firstLine="720"/>
        <w:rPr>
          <w:del w:id="1541" w:author="Sreekanth  Gopi" w:date="2022-11-29T22:29:00Z"/>
        </w:rPr>
      </w:pPr>
    </w:p>
    <w:p w14:paraId="0AC0D593" w14:textId="347EBF18" w:rsidR="00C16E8E" w:rsidDel="000B62C4" w:rsidRDefault="0F201A88" w:rsidP="00E22B2A">
      <w:pPr>
        <w:spacing w:line="360" w:lineRule="auto"/>
        <w:ind w:firstLine="720"/>
        <w:rPr>
          <w:del w:id="1542" w:author="Sreekanth  Gopi" w:date="2022-11-29T22:29:00Z"/>
        </w:rPr>
      </w:pPr>
      <w:commentRangeStart w:id="1543"/>
      <w:del w:id="1544" w:author="Sreekanth  Gopi" w:date="2022-11-29T22:29:00Z">
        <w:r w:rsidRPr="00DE6D37" w:rsidDel="000B62C4">
          <w:delText xml:space="preserve">Fractal dimension (FD) based metrics such as Higuchi, Katz, and Petrosian fractal dimensions, maximum lyapunov exponent, and approximative entropy are utilized to define the chaotic pattern in the EEG data. For each of the 19 channels, </w:delText>
        </w:r>
        <w:r w:rsidR="26267627" w:rsidRPr="00DE6D37" w:rsidDel="000B62C4">
          <w:delText>all</w:delText>
        </w:r>
        <w:r w:rsidRPr="00DE6D37" w:rsidDel="000B62C4">
          <w:delText xml:space="preserve"> these attributes are computed.</w:delText>
        </w:r>
        <w:commentRangeEnd w:id="1543"/>
        <w:r w:rsidR="00343079" w:rsidDel="000B62C4">
          <w:commentReference w:id="1543"/>
        </w:r>
        <w:r w:rsidRPr="00DE6D37" w:rsidDel="000B62C4">
          <w:delText xml:space="preserve"> </w:delText>
        </w:r>
        <w:r w:rsidR="6E0B857B" w:rsidRPr="00DE6D37" w:rsidDel="000B62C4">
          <w:delText xml:space="preserve">The feature selection process involved the use of two techniques, including minimum Redundancy Maximum Relevance (mRMR) and </w:delText>
        </w:r>
        <w:r w:rsidR="6151033A" w:rsidRPr="00DE6D37" w:rsidDel="000B62C4">
          <w:delText>D</w:delText>
        </w:r>
        <w:r w:rsidR="6E0B857B" w:rsidRPr="00DE6D37" w:rsidDel="000B62C4">
          <w:delText xml:space="preserve">ouble Input Symmetrical Relevance (DISR). The FEAST toolbox was used to select features in Matlab 8.2. The number of hidden layers, the number of neurons in each layer, the learning rate, and the learning timeframes on training and test data are the most crucial variables. One hidden layer with five neurons was identified in this instance for data classification. </w:delText>
        </w:r>
        <w:commentRangeStart w:id="1545"/>
        <w:r w:rsidR="1E6E634F" w:rsidRPr="00DE6D37" w:rsidDel="000B62C4">
          <w:delText>The DISR technique combining MLP neural network was able to classify ADHD and typical children with good accuracy 93.65% and the MLP's diagnostic efficacy using the mRMR feature selection approach was 92.28% (</w:delText>
        </w:r>
        <w:r w:rsidR="1E6E634F" w:rsidRPr="00DC0000" w:rsidDel="000B62C4">
          <w:rPr>
            <w:color w:val="222222"/>
            <w:shd w:val="clear" w:color="auto" w:fill="FFFFFF"/>
          </w:rPr>
          <w:delText>Mohammadi</w:delText>
        </w:r>
        <w:r w:rsidR="1E6E634F" w:rsidRPr="00DE6D37" w:rsidDel="000B62C4">
          <w:rPr>
            <w:color w:val="222222"/>
            <w:shd w:val="clear" w:color="auto" w:fill="FFFFFF"/>
          </w:rPr>
          <w:delText xml:space="preserve"> et al.</w:delText>
        </w:r>
        <w:r w:rsidR="1E6E634F" w:rsidRPr="00DE6D37" w:rsidDel="000B62C4">
          <w:delText>, 2016).</w:delText>
        </w:r>
      </w:del>
      <w:ins w:id="1546" w:author="Sreekanth Gopi" w:date="2022-10-07T00:24:00Z">
        <w:del w:id="1547" w:author="Sreekanth  Gopi" w:date="2022-11-29T22:29:00Z">
          <w:r w:rsidR="2CDC8D56" w:rsidRPr="00DE6D37" w:rsidDel="000B62C4">
            <w:delText xml:space="preserve"> This research focuses on </w:delText>
          </w:r>
        </w:del>
      </w:ins>
      <w:ins w:id="1548" w:author="Sreekanth Gopi" w:date="2022-10-07T00:33:00Z">
        <w:del w:id="1549" w:author="Sreekanth  Gopi" w:date="2022-11-29T22:29:00Z">
          <w:r w:rsidR="28EED3A9" w:rsidRPr="00DE6D37" w:rsidDel="000B62C4">
            <w:delText>identifying</w:delText>
          </w:r>
        </w:del>
      </w:ins>
      <w:ins w:id="1550" w:author="Sreekanth Gopi" w:date="2022-10-07T00:24:00Z">
        <w:del w:id="1551" w:author="Sreekanth  Gopi" w:date="2022-11-29T22:29:00Z">
          <w:r w:rsidR="2CDC8D56" w:rsidRPr="00DE6D37" w:rsidDel="000B62C4">
            <w:delText xml:space="preserve"> the best option in these c</w:delText>
          </w:r>
        </w:del>
      </w:ins>
      <w:ins w:id="1552" w:author="Sreekanth Gopi" w:date="2022-10-07T00:25:00Z">
        <w:del w:id="1553" w:author="Sreekanth  Gopi" w:date="2022-11-29T22:29:00Z">
          <w:r w:rsidR="2CDC8D56" w:rsidRPr="00DE6D37" w:rsidDel="000B62C4">
            <w:delText xml:space="preserve">lassification methods and </w:delText>
          </w:r>
        </w:del>
      </w:ins>
      <w:ins w:id="1554" w:author="Sreekanth Gopi" w:date="2022-10-07T00:33:00Z">
        <w:del w:id="1555" w:author="Sreekanth  Gopi" w:date="2022-11-29T22:29:00Z">
          <w:r w:rsidR="25E1DB19" w:rsidRPr="00DE6D37" w:rsidDel="000B62C4">
            <w:delText>implementing</w:delText>
          </w:r>
        </w:del>
      </w:ins>
      <w:ins w:id="1556" w:author="Sreekanth Gopi" w:date="2022-10-07T00:25:00Z">
        <w:del w:id="1557" w:author="Sreekanth  Gopi" w:date="2022-11-29T22:29:00Z">
          <w:r w:rsidR="2CDC8D56" w:rsidRPr="00DE6D37" w:rsidDel="000B62C4">
            <w:delText xml:space="preserve"> it to get </w:delText>
          </w:r>
          <w:r w:rsidR="05C572DF" w:rsidRPr="00DE6D37" w:rsidDel="000B62C4">
            <w:delText>best results.</w:delText>
          </w:r>
        </w:del>
      </w:ins>
      <w:commentRangeEnd w:id="1545"/>
      <w:del w:id="1558" w:author="Sreekanth  Gopi" w:date="2022-11-29T22:29:00Z">
        <w:r w:rsidR="00343079" w:rsidDel="000B62C4">
          <w:commentReference w:id="1545"/>
        </w:r>
      </w:del>
    </w:p>
    <w:p w14:paraId="54F1F714" w14:textId="7D75D435" w:rsidR="00E22B2A" w:rsidDel="000B62C4" w:rsidRDefault="00E22B2A">
      <w:pPr>
        <w:spacing w:line="360" w:lineRule="auto"/>
        <w:rPr>
          <w:del w:id="1559" w:author="Sreekanth  Gopi" w:date="2022-11-29T22:29:00Z"/>
        </w:rPr>
        <w:pPrChange w:id="1560" w:author="Sreekanth Gopi" w:date="2022-10-07T00:29:00Z">
          <w:pPr>
            <w:spacing w:line="360" w:lineRule="auto"/>
            <w:ind w:firstLine="720"/>
          </w:pPr>
        </w:pPrChange>
      </w:pPr>
    </w:p>
    <w:p w14:paraId="22CE2732" w14:textId="35C15B1F" w:rsidR="00C16E8E" w:rsidRPr="006D5C18" w:rsidDel="000B62C4" w:rsidRDefault="00C16E8E" w:rsidP="00ED3DC4">
      <w:pPr>
        <w:spacing w:line="360" w:lineRule="auto"/>
        <w:rPr>
          <w:del w:id="1561" w:author="Sreekanth  Gopi" w:date="2022-11-29T22:29:00Z"/>
          <w:b/>
          <w:bCs/>
        </w:rPr>
      </w:pPr>
      <w:del w:id="1562" w:author="Sreekanth  Gopi" w:date="2022-11-29T22:29:00Z">
        <w:r w:rsidRPr="006D5C18" w:rsidDel="000B62C4">
          <w:rPr>
            <w:b/>
            <w:bCs/>
          </w:rPr>
          <w:delText>Meditation and ADHD:</w:delText>
        </w:r>
      </w:del>
    </w:p>
    <w:p w14:paraId="7E2A5D98" w14:textId="5ECF8F23" w:rsidR="00E14597" w:rsidDel="000B62C4" w:rsidRDefault="6A19A9FF" w:rsidP="00ED3DC4">
      <w:pPr>
        <w:spacing w:line="360" w:lineRule="auto"/>
        <w:ind w:firstLine="720"/>
        <w:rPr>
          <w:del w:id="1563" w:author="Sreekanth  Gopi" w:date="2022-11-29T22:29:00Z"/>
        </w:rPr>
      </w:pPr>
      <w:del w:id="1564" w:author="Sreekanth  Gopi" w:date="2022-11-29T22:29:00Z">
        <w:r w:rsidDel="000B62C4">
          <w:delText xml:space="preserve">Different body postures that the person adopts are called yoga asanas. Breathing exercises such as pranayama involve controlled inhalations and exhalations at a certain speed and force. Exercises that focus on breathing are also performed in silence while seated, either individually or in groups. On the other hand, meditation typically involves taking a seat apart for breathing and does not call for any active movements. The goal of the meditation-based practice is to deliberately calm the mind by separating thoughts from one another and/or focusing on one's own breathing </w:delText>
        </w:r>
        <w:r w:rsidR="6703FB26" w:rsidDel="000B62C4">
          <w:delText xml:space="preserve">(Kora et al., 2021). </w:delText>
        </w:r>
        <w:commentRangeStart w:id="1565"/>
        <w:r w:rsidR="6703FB26" w:rsidDel="000B62C4">
          <w:delText>In a research conducted with 69 participants, meditation practiced for just 10 minutes each day for 10 days significantly reduced stress as measured by self-report questionnaires</w:delText>
        </w:r>
        <w:commentRangeEnd w:id="1565"/>
        <w:r w:rsidR="00E14597" w:rsidDel="000B62C4">
          <w:commentReference w:id="1565"/>
        </w:r>
        <w:r w:rsidR="6703FB26" w:rsidDel="000B62C4">
          <w:delText>. The results of a study involving 108 schoolchildren between the ages of 10 and 17 indicated that meditation improved verbal and spatial memory (Kora et al., 2021).</w:delText>
        </w:r>
        <w:r w:rsidR="43A8C7F2" w:rsidDel="000B62C4">
          <w:delText xml:space="preserve"> In another 4-week study to assess mindfulness for children with ADHD aged 6 to 12 years old, it was discovered that meditation intervention dramatically decreased anxiety and sleep issues (Fried et al., 2022). </w:delText>
        </w:r>
        <w:r w:rsidR="6703FB26" w:rsidDel="000B62C4">
          <w:delText xml:space="preserve"> </w:delText>
        </w:r>
      </w:del>
    </w:p>
    <w:p w14:paraId="47354B98" w14:textId="61E98DCA" w:rsidR="004D2BCA" w:rsidRPr="004D2BCA" w:rsidDel="000B62C4" w:rsidRDefault="500BF3B5" w:rsidP="00ED3DC4">
      <w:pPr>
        <w:spacing w:line="360" w:lineRule="auto"/>
        <w:rPr>
          <w:del w:id="1566" w:author="Sreekanth  Gopi" w:date="2022-11-29T22:29:00Z"/>
          <w:b/>
          <w:bCs/>
        </w:rPr>
      </w:pPr>
      <w:commentRangeStart w:id="1567"/>
      <w:del w:id="1568" w:author="Sreekanth  Gopi" w:date="2022-11-29T22:29:00Z">
        <w:r w:rsidRPr="6F08318B" w:rsidDel="000B62C4">
          <w:rPr>
            <w:b/>
            <w:bCs/>
          </w:rPr>
          <w:delText>Which Metric?</w:delText>
        </w:r>
        <w:commentRangeEnd w:id="1567"/>
        <w:r w:rsidR="004D2BCA" w:rsidDel="000B62C4">
          <w:commentReference w:id="1567"/>
        </w:r>
      </w:del>
    </w:p>
    <w:p w14:paraId="460D2541" w14:textId="4D85260B" w:rsidR="000126FE" w:rsidDel="000B62C4" w:rsidRDefault="6703FB26" w:rsidP="433FE100">
      <w:pPr>
        <w:spacing w:line="360" w:lineRule="auto"/>
        <w:ind w:firstLine="720"/>
        <w:rPr>
          <w:del w:id="1569" w:author="Sreekanth  Gopi" w:date="2022-11-29T22:29:00Z"/>
        </w:rPr>
      </w:pPr>
      <w:del w:id="1570" w:author="Sreekanth  Gopi" w:date="2022-11-29T22:29:00Z">
        <w:r w:rsidDel="000B62C4">
          <w:delText xml:space="preserve">In </w:delText>
        </w:r>
        <w:r w:rsidR="6A19A9FF" w:rsidDel="000B62C4">
          <w:delText xml:space="preserve">a </w:delText>
        </w:r>
        <w:r w:rsidR="796FB01E" w:rsidDel="000B62C4">
          <w:delText>research</w:delText>
        </w:r>
        <w:r w:rsidR="43A8C7F2" w:rsidDel="000B62C4">
          <w:delText xml:space="preserve"> conducted by </w:delText>
        </w:r>
        <w:r w:rsidR="00C16E8E" w:rsidDel="000B62C4">
          <w:delText xml:space="preserve">the author </w:delText>
        </w:r>
      </w:del>
      <w:ins w:id="1571" w:author="Sreekanth Gopi" w:date="2022-10-10T17:49:00Z">
        <w:del w:id="1572" w:author="Sreekanth  Gopi" w:date="2022-11-29T22:29:00Z">
          <w:r w:rsidR="35907085" w:rsidDel="000B62C4">
            <w:delText xml:space="preserve">me </w:delText>
          </w:r>
        </w:del>
      </w:ins>
      <w:del w:id="1573" w:author="Sreekanth  Gopi" w:date="2022-11-29T22:29:00Z">
        <w:r w:rsidR="43A8C7F2" w:rsidDel="000B62C4">
          <w:delText xml:space="preserve">on </w:delText>
        </w:r>
      </w:del>
      <w:ins w:id="1574" w:author="Sreekanth Gopi" w:date="2022-10-10T17:50:00Z">
        <w:del w:id="1575" w:author="Sreekanth  Gopi" w:date="2022-11-29T22:29:00Z">
          <w:r w:rsidR="4EE30738" w:rsidDel="000B62C4">
            <w:delText xml:space="preserve">a </w:delText>
          </w:r>
        </w:del>
      </w:ins>
      <w:del w:id="1576" w:author="Sreekanth  Gopi" w:date="2022-11-29T22:29:00Z">
        <w:r w:rsidR="43A8C7F2" w:rsidDel="000B62C4">
          <w:delText>meditation</w:delText>
        </w:r>
        <w:r w:rsidR="796FB01E" w:rsidDel="000B62C4">
          <w:delText xml:space="preserve"> among 11 participants</w:delText>
        </w:r>
        <w:r w:rsidR="43A8C7F2" w:rsidDel="000B62C4">
          <w:delText>, it was found that Chakra</w:delText>
        </w:r>
        <w:r w:rsidR="6A19A9FF" w:rsidDel="000B62C4">
          <w:delText>M</w:delText>
        </w:r>
        <w:r w:rsidR="43A8C7F2" w:rsidDel="000B62C4">
          <w:delText>arma</w:delText>
        </w:r>
        <w:r w:rsidR="6A19A9FF" w:rsidDel="000B62C4">
          <w:delText>Kosha</w:delText>
        </w:r>
        <w:r w:rsidR="43A8C7F2" w:rsidDel="000B62C4">
          <w:delText xml:space="preserve"> </w:delText>
        </w:r>
        <w:r w:rsidR="6B4F44B7" w:rsidDel="000B62C4">
          <w:delText>M</w:delText>
        </w:r>
        <w:r w:rsidR="43A8C7F2" w:rsidDel="000B62C4">
          <w:delText>editation</w:delText>
        </w:r>
        <w:r w:rsidR="6B4F44B7" w:rsidDel="000B62C4">
          <w:delText xml:space="preserve"> (CM)</w:delText>
        </w:r>
        <w:r w:rsidR="43A8C7F2" w:rsidDel="000B62C4">
          <w:delText xml:space="preserve">, which focuses on </w:delText>
        </w:r>
        <w:r w:rsidR="6A19A9FF" w:rsidDel="000B62C4">
          <w:delText xml:space="preserve">one’s nerve plexuses </w:delText>
        </w:r>
        <w:r w:rsidR="2D3FCC73" w:rsidDel="000B62C4">
          <w:delText xml:space="preserve">(intersection of nerves) </w:delText>
        </w:r>
        <w:r w:rsidR="6A19A9FF" w:rsidDel="000B62C4">
          <w:delText>such as Cervical Plexus, Brachial Plexus, Lumbar Plexus</w:delText>
        </w:r>
        <w:r w:rsidR="43A8C7F2" w:rsidDel="000B62C4">
          <w:delText>,</w:delText>
        </w:r>
        <w:r w:rsidR="6A19A9FF" w:rsidDel="000B62C4">
          <w:delText xml:space="preserve"> Sacral Plexus, and Solar plexus,</w:delText>
        </w:r>
        <w:r w:rsidR="43A8C7F2" w:rsidDel="000B62C4">
          <w:delText xml:space="preserve"> helped the group reduce stress </w:delText>
        </w:r>
        <w:r w:rsidR="796FB01E" w:rsidDel="000B62C4">
          <w:delText>and improve</w:delText>
        </w:r>
        <w:r w:rsidR="43A8C7F2" w:rsidDel="000B62C4">
          <w:delText xml:space="preserve"> immunity and health (Gopi, 2020).</w:delText>
        </w:r>
        <w:r w:rsidR="457634CA" w:rsidDel="000B62C4">
          <w:delText xml:space="preserve"> In </w:delText>
        </w:r>
        <w:r w:rsidR="1F16E621" w:rsidDel="000B62C4">
          <w:delText>CM</w:delText>
        </w:r>
        <w:r w:rsidR="457634CA" w:rsidDel="000B62C4">
          <w:delText xml:space="preserve">, as in mindfulness meditation, we become mindful of various Chakras (energy centers) keeping our attention on the Marma points (nerve centers) and browsing through different Koshas or sheaths of consciousness. </w:delText>
        </w:r>
        <w:r w:rsidR="6B4F44B7" w:rsidDel="000B62C4">
          <w:delText>Further to this,</w:delText>
        </w:r>
        <w:commentRangeStart w:id="1577"/>
        <w:commentRangeStart w:id="1578"/>
        <w:r w:rsidR="6B4F44B7" w:rsidDel="000B62C4">
          <w:delText xml:space="preserve"> </w:delText>
        </w:r>
        <w:r w:rsidR="00C16E8E" w:rsidDel="000B62C4">
          <w:delText>the author</w:delText>
        </w:r>
        <w:commentRangeEnd w:id="1577"/>
        <w:r w:rsidR="00C16E8E" w:rsidDel="000B62C4">
          <w:commentReference w:id="1577"/>
        </w:r>
        <w:commentRangeEnd w:id="1578"/>
        <w:r w:rsidR="00C16E8E" w:rsidDel="000B62C4">
          <w:commentReference w:id="1578"/>
        </w:r>
        <w:r w:rsidR="00C16E8E" w:rsidDel="000B62C4">
          <w:delText xml:space="preserve"> </w:delText>
        </w:r>
      </w:del>
      <w:ins w:id="1579" w:author="Sreekanth Gopi" w:date="2022-10-10T17:49:00Z">
        <w:del w:id="1580" w:author="Sreekanth  Gopi" w:date="2022-11-29T22:29:00Z">
          <w:r w:rsidR="222F4AFE" w:rsidDel="000B62C4">
            <w:delText xml:space="preserve">I </w:delText>
          </w:r>
        </w:del>
      </w:ins>
      <w:del w:id="1581" w:author="Sreekanth  Gopi" w:date="2022-11-29T22:29:00Z">
        <w:r w:rsidR="6B4F44B7" w:rsidDel="000B62C4">
          <w:delText xml:space="preserve">conducted another study </w:delText>
        </w:r>
        <w:r w:rsidR="00C16E8E" w:rsidDel="000B62C4">
          <w:delText>this year</w:delText>
        </w:r>
      </w:del>
      <w:ins w:id="1582" w:author="Sreekanth Gopi" w:date="2022-10-10T17:49:00Z">
        <w:del w:id="1583" w:author="Sreekanth  Gopi" w:date="2022-11-29T22:29:00Z">
          <w:r w:rsidR="528C37A1" w:rsidDel="000B62C4">
            <w:delText>in 2022</w:delText>
          </w:r>
        </w:del>
      </w:ins>
      <w:del w:id="1584" w:author="Sreekanth  Gopi" w:date="2022-11-29T22:29:00Z">
        <w:r w:rsidR="6D02F335" w:rsidDel="000B62C4">
          <w:delText xml:space="preserve"> </w:delText>
        </w:r>
        <w:r w:rsidR="6B4F44B7" w:rsidDel="000B62C4">
          <w:delText xml:space="preserve">on different Vedic meditation practices such as Vedic Ritual, CM, and breathwork in which it was inferred that such practices have a positive impact on </w:delText>
        </w:r>
        <w:commentRangeStart w:id="1585"/>
        <w:r w:rsidR="6B4F44B7" w:rsidDel="000B62C4">
          <w:delText xml:space="preserve">their </w:delText>
        </w:r>
        <w:commentRangeEnd w:id="1585"/>
        <w:r w:rsidR="00C16E8E" w:rsidDel="000B62C4">
          <w:commentReference w:id="1585"/>
        </w:r>
        <w:r w:rsidR="6B4F44B7" w:rsidDel="000B62C4">
          <w:delText xml:space="preserve">stress levels. </w:delText>
        </w:r>
        <w:r w:rsidR="6D02F335" w:rsidDel="000B62C4">
          <w:delText xml:space="preserve">In </w:delText>
        </w:r>
        <w:commentRangeStart w:id="1586"/>
        <w:r w:rsidR="6D02F335" w:rsidDel="000B62C4">
          <w:delText xml:space="preserve">this </w:delText>
        </w:r>
        <w:commentRangeEnd w:id="1586"/>
        <w:r w:rsidR="00C16E8E" w:rsidDel="000B62C4">
          <w:commentReference w:id="1586"/>
        </w:r>
        <w:r w:rsidR="6D02F335" w:rsidDel="000B62C4">
          <w:delText>study, t</w:delText>
        </w:r>
        <w:r w:rsidR="79A28D26" w:rsidDel="000B62C4">
          <w:delText>o measure the effect of meditative practices, a bio-feedback device was used to measure Heart Coherence (HC)</w:delText>
        </w:r>
        <w:r w:rsidR="5A8C2B7E" w:rsidDel="000B62C4">
          <w:delText xml:space="preserve">, </w:delText>
        </w:r>
        <w:commentRangeStart w:id="1587"/>
        <w:commentRangeStart w:id="1588"/>
        <w:r w:rsidR="5A8C2B7E" w:rsidDel="000B62C4">
          <w:delText xml:space="preserve">a subset of </w:delText>
        </w:r>
        <w:r w:rsidR="29BC3EAB" w:rsidDel="000B62C4">
          <w:delText>ECG</w:delText>
        </w:r>
        <w:commentRangeEnd w:id="1587"/>
        <w:r w:rsidR="00C16E8E" w:rsidDel="000B62C4">
          <w:commentReference w:id="1587"/>
        </w:r>
        <w:commentRangeEnd w:id="1588"/>
        <w:r w:rsidR="00C16E8E" w:rsidDel="000B62C4">
          <w:commentReference w:id="1588"/>
        </w:r>
        <w:r w:rsidR="79A28D26" w:rsidDel="000B62C4">
          <w:delText>. Heart Coherence and heart rate variability is an important indicator of stress, anger, and mental illness.</w:delText>
        </w:r>
        <w:r w:rsidR="7B15C794" w:rsidDel="000B62C4">
          <w:delText xml:space="preserve"> Heart Coherence is a proven broad indicator of </w:delText>
        </w:r>
        <w:commentRangeStart w:id="1589"/>
        <w:r w:rsidR="7B15C794" w:rsidDel="000B62C4">
          <w:delText xml:space="preserve">HRV </w:delText>
        </w:r>
        <w:commentRangeEnd w:id="1589"/>
        <w:r w:rsidR="00C16E8E" w:rsidDel="000B62C4">
          <w:commentReference w:id="1589"/>
        </w:r>
        <w:r w:rsidR="7B15C794" w:rsidDel="000B62C4">
          <w:delText>or positive mind-states (Sarabia-Cobo, 2015.</w:delText>
        </w:r>
        <w:r w:rsidR="444A1FAA" w:rsidDel="000B62C4">
          <w:delText xml:space="preserve"> </w:delText>
        </w:r>
        <w:r w:rsidR="5E0D270D" w:rsidDel="000B62C4">
          <w:delText xml:space="preserve">Heart Coherence was selected by Heartmath Institute (an independent organization who invented the HC device) as the only metric in their two-decade-long research among numerous physiological factors that are sensitive to and correlated with changes in emotional states, such as heart rate, electrocardiogram (ECG), electroencephalogram (EEG), and electromyography (EMG) activity, etc. (McCraty, 2022). </w:delText>
        </w:r>
        <w:commentRangeStart w:id="1590"/>
        <w:r w:rsidR="5E0D270D" w:rsidDel="000B62C4">
          <w:delText>Heart Coherence, also known as cardiac coherence or heart rhythm coherence, has been found to best reflect the emotional state of a person (McCraty, 2022).</w:delText>
        </w:r>
        <w:r w:rsidR="2A689491" w:rsidDel="000B62C4">
          <w:delText xml:space="preserve"> </w:delText>
        </w:r>
        <w:commentRangeEnd w:id="1590"/>
        <w:r w:rsidR="00C16E8E" w:rsidDel="000B62C4">
          <w:commentReference w:id="1590"/>
        </w:r>
      </w:del>
    </w:p>
    <w:p w14:paraId="66F4134D" w14:textId="35E33E6F" w:rsidR="008755D5" w:rsidRPr="006C7A91" w:rsidDel="000B62C4" w:rsidRDefault="42C1B1C7" w:rsidP="6F08318B">
      <w:pPr>
        <w:spacing w:line="360" w:lineRule="auto"/>
        <w:rPr>
          <w:del w:id="1591" w:author="Sreekanth  Gopi" w:date="2022-11-29T22:29:00Z"/>
          <w:b/>
          <w:bCs/>
        </w:rPr>
      </w:pPr>
      <w:commentRangeStart w:id="1592"/>
      <w:commentRangeStart w:id="1593"/>
      <w:del w:id="1594" w:author="Sreekanth  Gopi" w:date="2022-11-29T22:29:00Z">
        <w:r w:rsidRPr="433FE100" w:rsidDel="000B62C4">
          <w:rPr>
            <w:b/>
            <w:bCs/>
          </w:rPr>
          <w:delText>Why EEG?</w:delText>
        </w:r>
        <w:r w:rsidR="008755D5" w:rsidRPr="433FE100" w:rsidDel="000B62C4">
          <w:rPr>
            <w:b/>
            <w:bCs/>
          </w:rPr>
          <w:delText xml:space="preserve"> </w:delText>
        </w:r>
        <w:commentRangeEnd w:id="1592"/>
        <w:r w:rsidR="008755D5" w:rsidDel="000B62C4">
          <w:commentReference w:id="1592"/>
        </w:r>
        <w:commentRangeEnd w:id="1593"/>
        <w:r w:rsidR="008755D5" w:rsidDel="000B62C4">
          <w:commentReference w:id="1593"/>
        </w:r>
      </w:del>
    </w:p>
    <w:p w14:paraId="74CD8F4C" w14:textId="029A5AFC" w:rsidR="000A36C7" w:rsidDel="000B62C4" w:rsidRDefault="28D585C1" w:rsidP="433FE100">
      <w:pPr>
        <w:spacing w:line="360" w:lineRule="auto"/>
        <w:ind w:firstLine="720"/>
        <w:rPr>
          <w:del w:id="1595" w:author="Sreekanth  Gopi" w:date="2022-11-29T22:29:00Z"/>
        </w:rPr>
      </w:pPr>
      <w:del w:id="1596" w:author="Sreekanth  Gopi" w:date="2022-11-29T22:29:00Z">
        <w:r w:rsidDel="000B62C4">
          <w:delText>Heart rate variability (HRV)  refers to patterns in the beat-to-beat variations in the intervals between successive pairs of heartbeats in an ECG. People's emotional states are reflected in their HRV rhythm, and emotions can cause a dramatic change in the rhythm's pattern</w:delText>
        </w:r>
        <w:r w:rsidR="6760A94C" w:rsidDel="000B62C4">
          <w:delText xml:space="preserve"> (McCraty, 2022).</w:delText>
        </w:r>
        <w:r w:rsidR="00084665" w:rsidDel="000B62C4">
          <w:delText>.</w:delText>
        </w:r>
        <w:r w:rsidDel="000B62C4">
          <w:delText xml:space="preserve"> </w:delText>
        </w:r>
        <w:commentRangeStart w:id="1597"/>
        <w:commentRangeStart w:id="1598"/>
        <w:r w:rsidR="6AFFE644" w:rsidDel="000B62C4">
          <w:delText>Thus, as HC is just an indicator of emotional changes</w:delText>
        </w:r>
        <w:r w:rsidR="68CBE39C" w:rsidDel="000B62C4">
          <w:delText xml:space="preserve"> from heart rhythm variations</w:delText>
        </w:r>
        <w:r w:rsidR="2A689491" w:rsidDel="000B62C4">
          <w:delText>, HC</w:delText>
        </w:r>
        <w:r w:rsidR="5A8C2B7E" w:rsidDel="000B62C4">
          <w:delText xml:space="preserve"> </w:delText>
        </w:r>
        <w:r w:rsidR="2A689491" w:rsidDel="000B62C4">
          <w:delText>alone is not enough to m</w:delText>
        </w:r>
        <w:r w:rsidR="794769CA" w:rsidDel="000B62C4">
          <w:delText>ake diverse measurements of various parts of the brain, detect a mental illness such as ADHD and make a prediction</w:delText>
        </w:r>
        <w:commentRangeEnd w:id="1597"/>
        <w:r w:rsidR="00084665" w:rsidDel="000B62C4">
          <w:commentReference w:id="1597"/>
        </w:r>
        <w:commentRangeEnd w:id="1598"/>
        <w:r w:rsidR="00084665" w:rsidDel="000B62C4">
          <w:commentReference w:id="1598"/>
        </w:r>
        <w:r w:rsidR="794769CA" w:rsidDel="000B62C4">
          <w:delText xml:space="preserve">. </w:delText>
        </w:r>
        <w:r w:rsidR="5F40A508" w:rsidDel="000B62C4">
          <w:delText>H</w:delText>
        </w:r>
        <w:r w:rsidR="5F40A508" w:rsidRPr="433FE100" w:rsidDel="000B62C4">
          <w:delText xml:space="preserve">C measures heart activity while </w:delText>
        </w:r>
        <w:r w:rsidR="5C099A05" w:rsidRPr="433FE100" w:rsidDel="000B62C4">
          <w:delText xml:space="preserve">EEG on the other hand </w:delText>
        </w:r>
        <w:r w:rsidR="18915380" w:rsidRPr="433FE100" w:rsidDel="000B62C4">
          <w:delText>gives</w:delText>
        </w:r>
        <w:r w:rsidR="7E7AED1E" w:rsidRPr="433FE100" w:rsidDel="000B62C4">
          <w:rPr>
            <w:rPrChange w:id="1599" w:author="Sreekanth Gopi" w:date="2022-10-10T17:38:00Z">
              <w:rPr>
                <w:b/>
                <w:bCs/>
                <w:sz w:val="32"/>
                <w:szCs w:val="32"/>
              </w:rPr>
            </w:rPrChange>
          </w:rPr>
          <w:delText xml:space="preserve"> insights into brain activity. </w:delText>
        </w:r>
        <w:r w:rsidR="2EA1560C" w:rsidDel="000B62C4">
          <w:delText>EEG</w:delText>
        </w:r>
        <w:r w:rsidR="764B68AA" w:rsidDel="000B62C4">
          <w:delText>, a method to measure electrical activity in the brain,</w:delText>
        </w:r>
        <w:r w:rsidR="2EA1560C" w:rsidDel="000B62C4">
          <w:delText xml:space="preserve"> is a better Brain Computer Interface (BCI) system that </w:delText>
        </w:r>
        <w:r w:rsidR="24E421EA" w:rsidDel="000B62C4">
          <w:delText xml:space="preserve">can used to </w:delText>
        </w:r>
        <w:r w:rsidR="2EA1560C" w:rsidDel="000B62C4">
          <w:delText>classify data</w:delText>
        </w:r>
        <w:r w:rsidR="1F4A3D83" w:rsidDel="000B62C4">
          <w:delText xml:space="preserve"> based on different frequency bands</w:delText>
        </w:r>
        <w:r w:rsidR="2EA1560C" w:rsidDel="000B62C4">
          <w:delText>, get trained, and predict future occurrences based on pattern recognitions</w:delText>
        </w:r>
        <w:r w:rsidR="0CBE51E2" w:rsidDel="000B62C4">
          <w:delText xml:space="preserve"> (Nazhvani et al., 2013)</w:delText>
        </w:r>
        <w:r w:rsidR="2EA1560C" w:rsidDel="000B62C4">
          <w:delText xml:space="preserve">. </w:delText>
        </w:r>
        <w:r w:rsidR="3324658E" w:rsidDel="000B62C4">
          <w:delText>EEG Sub-band features indicate attention level, state</w:delText>
        </w:r>
        <w:r w:rsidR="4049E21B" w:rsidDel="000B62C4">
          <w:delText xml:space="preserve"> of mind</w:delText>
        </w:r>
        <w:r w:rsidR="3324658E" w:rsidDel="000B62C4">
          <w:delText xml:space="preserve">, or </w:delText>
        </w:r>
        <w:r w:rsidR="15FBC345" w:rsidDel="000B62C4">
          <w:delText xml:space="preserve">indication </w:delText>
        </w:r>
        <w:r w:rsidR="3324658E" w:rsidDel="000B62C4">
          <w:delText>of neuro</w:delText>
        </w:r>
        <w:r w:rsidR="7D1A3336" w:rsidDel="000B62C4">
          <w:delText>-bio</w:delText>
        </w:r>
        <w:r w:rsidR="3324658E" w:rsidDel="000B62C4">
          <w:delText>logical disorders</w:delText>
        </w:r>
        <w:r w:rsidR="05A1CED3" w:rsidDel="000B62C4">
          <w:delText xml:space="preserve"> (Shubham Dhuri, 2021)</w:delText>
        </w:r>
        <w:r w:rsidR="3324658E" w:rsidDel="000B62C4">
          <w:delText xml:space="preserve">. </w:delText>
        </w:r>
        <w:r w:rsidR="0AFD4465" w:rsidDel="000B62C4">
          <w:delText>EEG senses a broader spectrum of brain waves</w:delText>
        </w:r>
        <w:r w:rsidR="52AC4226" w:rsidDel="000B62C4">
          <w:delText xml:space="preserve">. </w:delText>
        </w:r>
        <w:r w:rsidR="13BCE822" w:rsidDel="000B62C4">
          <w:delText xml:space="preserve">For </w:delText>
        </w:r>
        <w:r w:rsidR="2E502342" w:rsidDel="000B62C4">
          <w:delText>example</w:delText>
        </w:r>
        <w:r w:rsidR="13BCE822" w:rsidDel="000B62C4">
          <w:delText xml:space="preserve">, </w:delText>
        </w:r>
        <w:r w:rsidR="0AFD4465" w:rsidDel="000B62C4">
          <w:delText xml:space="preserve">Visual Evoke Potential (VEP) </w:delText>
        </w:r>
        <w:r w:rsidR="52AC4226" w:rsidDel="000B62C4">
          <w:delText>features extracted from the left and right side of occipital lube electrodes, locations are near to location of the visual primary sensory area</w:delText>
        </w:r>
        <w:r w:rsidR="0A68A5AD" w:rsidDel="000B62C4">
          <w:delText xml:space="preserve"> (Nazhvani et al</w:delText>
        </w:r>
        <w:r w:rsidR="1EB636BD" w:rsidDel="000B62C4">
          <w:delText>.</w:delText>
        </w:r>
        <w:r w:rsidR="0A68A5AD" w:rsidDel="000B62C4">
          <w:delText>, 2013)</w:delText>
        </w:r>
        <w:r w:rsidR="1D0E6FA2" w:rsidDel="000B62C4">
          <w:delText xml:space="preserve">. </w:delText>
        </w:r>
      </w:del>
    </w:p>
    <w:p w14:paraId="6F42B51F" w14:textId="1E428D48" w:rsidR="006C7A91" w:rsidRPr="006C7A91" w:rsidDel="000B62C4" w:rsidRDefault="4A50CF61" w:rsidP="6F08318B">
      <w:pPr>
        <w:spacing w:line="360" w:lineRule="auto"/>
        <w:rPr>
          <w:del w:id="1600" w:author="Sreekanth  Gopi" w:date="2022-11-29T22:29:00Z"/>
          <w:b/>
          <w:bCs/>
        </w:rPr>
      </w:pPr>
      <w:del w:id="1601" w:author="Sreekanth  Gopi" w:date="2022-11-29T22:29:00Z">
        <w:r w:rsidRPr="6F08318B" w:rsidDel="000B62C4">
          <w:rPr>
            <w:b/>
            <w:bCs/>
          </w:rPr>
          <w:delText>Which classifier?</w:delText>
        </w:r>
      </w:del>
    </w:p>
    <w:p w14:paraId="2036C460" w14:textId="410A7318" w:rsidR="00762F12" w:rsidDel="000B62C4" w:rsidRDefault="67BF29B4" w:rsidP="00ED3DC4">
      <w:pPr>
        <w:spacing w:line="360" w:lineRule="auto"/>
        <w:ind w:firstLine="720"/>
        <w:rPr>
          <w:ins w:id="1602" w:author="Sreekanth Gopi" w:date="2022-10-10T18:57:00Z"/>
          <w:del w:id="1603" w:author="Sreekanth  Gopi" w:date="2022-11-29T22:29:00Z"/>
        </w:rPr>
      </w:pPr>
      <w:del w:id="1604" w:author="Sreekanth  Gopi" w:date="2022-11-29T22:29:00Z">
        <w:r w:rsidDel="000B62C4">
          <w:delText xml:space="preserve">EEG signal classification </w:delText>
        </w:r>
        <w:r w:rsidR="090FEBCA" w:rsidDel="000B62C4">
          <w:delText>includes</w:delText>
        </w:r>
        <w:r w:rsidDel="000B62C4">
          <w:delText xml:space="preserve"> three </w:delText>
        </w:r>
        <w:r w:rsidR="090FEBCA" w:rsidDel="000B62C4">
          <w:delText>major</w:delText>
        </w:r>
        <w:r w:rsidDel="000B62C4">
          <w:delText xml:space="preserve"> steps</w:delText>
        </w:r>
        <w:r w:rsidR="090FEBCA" w:rsidDel="000B62C4">
          <w:delText xml:space="preserve"> such as </w:delText>
        </w:r>
        <w:r w:rsidDel="000B62C4">
          <w:delText xml:space="preserve">pre-processing, feature extraction, and data classification. </w:delText>
        </w:r>
        <w:r w:rsidR="1D0E6FA2" w:rsidDel="000B62C4">
          <w:delText xml:space="preserve">After the desired traits have been </w:delText>
        </w:r>
        <w:r w:rsidDel="000B62C4">
          <w:delText>thus processed</w:delText>
        </w:r>
        <w:r w:rsidR="1D0E6FA2" w:rsidDel="000B62C4">
          <w:delText>, they are divided into two groups: ADHD</w:delText>
        </w:r>
        <w:r w:rsidR="2D44D327" w:rsidDel="000B62C4">
          <w:delText xml:space="preserve"> and non-ADHD</w:delText>
        </w:r>
        <w:r w:rsidR="1D0E6FA2" w:rsidDel="000B62C4">
          <w:delText xml:space="preserve">. </w:delText>
        </w:r>
        <w:r w:rsidR="0E20E57C" w:rsidDel="000B62C4">
          <w:delText xml:space="preserve">A general approximation linear or non-linear classifier cannot be helpful since VEP features have a multimodal distribution, but local based classifiers, like KNN, are made to classify examples that are dispersed locally (multimodal distributions). </w:delText>
        </w:r>
        <w:r w:rsidR="1D0E6FA2" w:rsidDel="000B62C4">
          <w:delText>A good classifier would be the K-nearest neighbor algorithm (KNN)</w:delText>
        </w:r>
        <w:r w:rsidR="474E0FA4" w:rsidDel="000B62C4">
          <w:delText xml:space="preserve"> that was proved to be more accurate than SVM classifier</w:delText>
        </w:r>
        <w:r w:rsidR="67D61603" w:rsidDel="000B62C4">
          <w:delText xml:space="preserve"> (Nazhvani et al., 2013).</w:delText>
        </w:r>
        <w:commentRangeStart w:id="1605"/>
        <w:commentRangeStart w:id="1606"/>
        <w:r w:rsidR="67D61603" w:rsidDel="000B62C4">
          <w:delText xml:space="preserve"> </w:delText>
        </w:r>
        <w:r w:rsidR="1D0E6FA2" w:rsidDel="000B62C4">
          <w:delText>Using the nearby training examples in the feature space</w:delText>
        </w:r>
        <w:r w:rsidR="0E20E57C" w:rsidDel="000B62C4">
          <w:delText>, i</w:delText>
        </w:r>
        <w:r w:rsidR="1D0E6FA2" w:rsidDel="000B62C4">
          <w:delText>t was discovered that KNN can assist in accurately classifying the features because of the synchronous averaging, which increases the signal-to</w:delText>
        </w:r>
        <w:r w:rsidR="18EAB781" w:rsidDel="000B62C4">
          <w:delText>-</w:delText>
        </w:r>
        <w:r w:rsidR="1D0E6FA2" w:rsidDel="000B62C4">
          <w:delText>noise ratio</w:delText>
        </w:r>
        <w:r w:rsidR="2FCE6DD3" w:rsidDel="000B62C4">
          <w:delText xml:space="preserve"> (Nazhvani et al., 2013).</w:delText>
        </w:r>
        <w:r w:rsidDel="000B62C4">
          <w:delText xml:space="preserve"> </w:delText>
        </w:r>
        <w:commentRangeEnd w:id="1605"/>
        <w:r w:rsidR="00D612C9" w:rsidDel="000B62C4">
          <w:commentReference w:id="1605"/>
        </w:r>
        <w:commentRangeEnd w:id="1606"/>
        <w:r w:rsidR="00D612C9" w:rsidDel="000B62C4">
          <w:commentReference w:id="1606"/>
        </w:r>
      </w:del>
    </w:p>
    <w:p w14:paraId="01231F91" w14:textId="48EE2866" w:rsidR="433FE100" w:rsidDel="000B62C4" w:rsidRDefault="433FE100" w:rsidP="433FE100">
      <w:pPr>
        <w:spacing w:line="360" w:lineRule="auto"/>
        <w:ind w:firstLine="720"/>
        <w:rPr>
          <w:del w:id="1607" w:author="Sreekanth  Gopi" w:date="2022-11-29T22:29:00Z"/>
        </w:rPr>
      </w:pPr>
    </w:p>
    <w:p w14:paraId="4236AD5F" w14:textId="7EE468D0" w:rsidR="00084665" w:rsidDel="000B62C4" w:rsidRDefault="67D61603" w:rsidP="6F08318B">
      <w:pPr>
        <w:spacing w:line="360" w:lineRule="auto"/>
        <w:rPr>
          <w:del w:id="1608" w:author="Sreekanth  Gopi" w:date="2022-11-29T22:29:00Z"/>
        </w:rPr>
      </w:pPr>
      <w:commentRangeStart w:id="1609"/>
      <w:commentRangeStart w:id="1610"/>
      <w:del w:id="1611" w:author="Sreekanth  Gopi" w:date="2022-11-29T22:29:00Z">
        <w:r w:rsidRPr="433FE100" w:rsidDel="000B62C4">
          <w:rPr>
            <w:b/>
            <w:bCs/>
          </w:rPr>
          <w:delText>ADHD detection:</w:delText>
        </w:r>
        <w:r w:rsidDel="000B62C4">
          <w:delText xml:space="preserve"> </w:delText>
        </w:r>
        <w:commentRangeEnd w:id="1609"/>
        <w:r w:rsidR="00B66B53" w:rsidDel="000B62C4">
          <w:commentReference w:id="1609"/>
        </w:r>
        <w:commentRangeEnd w:id="1610"/>
        <w:r w:rsidR="00B66B53" w:rsidDel="000B62C4">
          <w:commentReference w:id="1610"/>
        </w:r>
      </w:del>
    </w:p>
    <w:p w14:paraId="5DDCE2FF" w14:textId="0C38C335" w:rsidR="00084665" w:rsidDel="000B62C4" w:rsidRDefault="00B66B53" w:rsidP="6F08318B">
      <w:pPr>
        <w:spacing w:line="360" w:lineRule="auto"/>
        <w:rPr>
          <w:del w:id="1612" w:author="Sreekanth  Gopi" w:date="2022-11-29T22:29:00Z"/>
        </w:rPr>
      </w:pPr>
      <w:del w:id="1613" w:author="Sreekanth  Gopi" w:date="2022-11-29T22:29:00Z">
        <w:r w:rsidDel="000B62C4">
          <w:delText xml:space="preserve">The ability of the patient to organize, manage, and monitor his or her cognitive, emotional, and physical skills in order to attain goals is characterized as one of the executive functions, and ADHD is considered as a disorder of this system of the brain (Kropotov, 2010). </w:delText>
        </w:r>
        <w:r w:rsidR="4FDC584E" w:rsidDel="000B62C4">
          <w:delText xml:space="preserve">Furthermore, </w:delText>
        </w:r>
        <w:r w:rsidR="57EDFC15" w:rsidDel="000B62C4">
          <w:delText xml:space="preserve">in a study by Slater et al., there was evidence for associations between </w:delText>
        </w:r>
        <w:r w:rsidR="42C1B1C7" w:rsidDel="000B62C4">
          <w:delText>EEG</w:delText>
        </w:r>
        <w:r w:rsidR="57EDFC15" w:rsidDel="000B62C4">
          <w:delText xml:space="preserve"> components and particular ADHD symptoms or associated features. </w:delText>
        </w:r>
        <w:r w:rsidR="42C1B1C7" w:rsidDel="000B62C4">
          <w:delText xml:space="preserve">Patients with ADHD tend to be inattentive, hyperactive/impulsive, or a mixed subtype. The presence of either a) frequent inattentive symptoms, b) frequent hyperactive/impulsive symptoms, or c) both inattentive and hyperactive/impulsive symptoms meet the diagnostic criteria for ADHD. </w:delText>
        </w:r>
        <w:r w:rsidR="6F5275AB" w:rsidDel="000B62C4">
          <w:delText>Multiple spectral characteristics, including</w:delText>
        </w:r>
        <w:r w:rsidR="6F5275AB" w:rsidRPr="6F08318B" w:rsidDel="000B62C4">
          <w:rPr>
            <w:b/>
            <w:bCs/>
            <w:rPrChange w:id="1614" w:author="Sreekanth Gopi" w:date="2022-10-07T00:25:00Z">
              <w:rPr/>
            </w:rPrChange>
          </w:rPr>
          <w:delText xml:space="preserve"> higher theta and theta/beta </w:delText>
        </w:r>
        <w:r w:rsidR="6F5275AB" w:rsidDel="000B62C4">
          <w:delText xml:space="preserve">ratio (TBR) (in both children and adults), decreased gamma, and decreased left-lateralized coherence, were linked to symptoms of inattentiveness. Additionally, impaired task-irrelevant activity suppression during attentionally demanding activities (such as alpha-band and very low frequency activity) was linked to inattentive symptoms. There were fewer correlations between theta power and hyperactivity/impulsivity, and the results of these correlations varied across investigations. </w:delText>
        </w:r>
        <w:r w:rsidR="57EDFC15" w:rsidDel="000B62C4">
          <w:delText xml:space="preserve">While inattention was related with components showing disordered attentional allocation, hyperactivity and impulsivity were associated with brain indices of disturbed reaction preparation and control. Although increased neural responses to positive facial emotion were specifically linked to increased positive/approach behavior, poor emotional regulation was also associated with increased neural responses to emotion. Impaired emotional inference was linked to decreased neural processing of emotion. These findings highlight the fact that deficiencies associated with ADHD sometimes result from an inefficient allocation or poor regulation of brain resources rather than a straightforward increase or reduction in a particular component </w:delText>
        </w:r>
        <w:r w:rsidR="58F82E84" w:rsidDel="000B62C4">
          <w:delText>(Slater et al., 2022).</w:delText>
        </w:r>
      </w:del>
    </w:p>
    <w:p w14:paraId="3615E103" w14:textId="3F2AE2BE" w:rsidR="2BD3314F" w:rsidDel="000B62C4" w:rsidRDefault="2BD3314F" w:rsidP="6F08318B">
      <w:pPr>
        <w:spacing w:line="360" w:lineRule="auto"/>
        <w:rPr>
          <w:del w:id="1615" w:author="Sreekanth  Gopi" w:date="2022-11-29T22:29:00Z"/>
        </w:rPr>
      </w:pPr>
      <w:del w:id="1616" w:author="Sreekanth  Gopi" w:date="2022-11-29T22:29:00Z">
        <w:r w:rsidRPr="433FE100" w:rsidDel="000B62C4">
          <w:delText>Emotional detection by EEG and healing: The automated detection of a human's emotional state by acquiring physiological or non-physiological cues is referred to as Emotion Recognition.</w:delText>
        </w:r>
      </w:del>
    </w:p>
    <w:p w14:paraId="1E7B0D6A" w14:textId="793E7ED6" w:rsidR="08B5F76D" w:rsidDel="000B62C4" w:rsidRDefault="08B5F76D" w:rsidP="433FE100">
      <w:pPr>
        <w:spacing w:line="360" w:lineRule="auto"/>
        <w:rPr>
          <w:del w:id="1617" w:author="Sreekanth  Gopi" w:date="2022-11-29T22:29:00Z"/>
        </w:rPr>
      </w:pPr>
      <w:del w:id="1618" w:author="Sreekanth  Gopi" w:date="2022-11-29T22:29:00Z">
        <w:r w:rsidRPr="433FE100" w:rsidDel="000B62C4">
          <w:delText>From paper: ADHD EEG signal analysis using Machine Learning Shubham Dhuri</w:delText>
        </w:r>
      </w:del>
    </w:p>
    <w:p w14:paraId="784A6A61" w14:textId="3C7B2632" w:rsidR="08B5F76D" w:rsidDel="000B62C4" w:rsidRDefault="08B5F76D" w:rsidP="433FE100">
      <w:pPr>
        <w:spacing w:line="360" w:lineRule="auto"/>
        <w:rPr>
          <w:del w:id="1619" w:author="Sreekanth  Gopi" w:date="2022-11-29T22:29:00Z"/>
        </w:rPr>
      </w:pPr>
      <w:del w:id="1620" w:author="Sreekanth  Gopi" w:date="2022-11-29T22:29:00Z">
        <w:r w:rsidRPr="433FE100" w:rsidDel="000B62C4">
          <w:delText>To paraphrase:</w:delText>
        </w:r>
      </w:del>
    </w:p>
    <w:p w14:paraId="2557FBBF" w14:textId="39006BC2" w:rsidR="08B5F76D" w:rsidDel="000B62C4" w:rsidRDefault="08B5F76D" w:rsidP="433FE100">
      <w:pPr>
        <w:spacing w:line="360" w:lineRule="auto"/>
        <w:rPr>
          <w:del w:id="1621" w:author="Sreekanth  Gopi" w:date="2022-11-29T22:29:00Z"/>
          <w:color w:val="1F497D" w:themeColor="text2"/>
        </w:rPr>
      </w:pPr>
      <w:del w:id="1622" w:author="Sreekanth  Gopi" w:date="2022-11-29T22:29:00Z">
        <w:r w:rsidRPr="433FE100" w:rsidDel="000B62C4">
          <w:rPr>
            <w:color w:val="1F497D" w:themeColor="text2"/>
          </w:rPr>
          <w:delText>Five main constituents of EEG sub-bands are: delta (0–3 Hz), theta (4–7 Hz), alpha (8–13 Hz), beta (14–28 Hz) and gamma (&gt;28Hz).</w:delText>
        </w:r>
      </w:del>
    </w:p>
    <w:p w14:paraId="1A051DAA" w14:textId="15C32A37" w:rsidR="08B5F76D" w:rsidDel="000B62C4" w:rsidRDefault="08B5F76D" w:rsidP="433FE100">
      <w:pPr>
        <w:spacing w:line="360" w:lineRule="auto"/>
        <w:rPr>
          <w:del w:id="1623" w:author="Sreekanth  Gopi" w:date="2022-11-29T22:29:00Z"/>
          <w:color w:val="1F497D" w:themeColor="text2"/>
        </w:rPr>
      </w:pPr>
      <w:del w:id="1624" w:author="Sreekanth  Gopi" w:date="2022-11-29T22:29:00Z">
        <w:r w:rsidRPr="433FE100" w:rsidDel="000B62C4">
          <w:rPr>
            <w:color w:val="1F497D" w:themeColor="text2"/>
          </w:rPr>
          <w:delText>1. Alpha waves are related to relaxation and attention. They are present when you are awake.</w:delText>
        </w:r>
      </w:del>
    </w:p>
    <w:p w14:paraId="04FCDDA8" w14:textId="56CA06CD" w:rsidR="08B5F76D" w:rsidDel="000B62C4" w:rsidRDefault="08B5F76D" w:rsidP="433FE100">
      <w:pPr>
        <w:spacing w:line="360" w:lineRule="auto"/>
        <w:rPr>
          <w:del w:id="1625" w:author="Sreekanth  Gopi" w:date="2022-11-29T22:29:00Z"/>
          <w:color w:val="1F497D" w:themeColor="text2"/>
        </w:rPr>
      </w:pPr>
      <w:del w:id="1626" w:author="Sreekanth  Gopi" w:date="2022-11-29T22:29:00Z">
        <w:r w:rsidRPr="433FE100" w:rsidDel="000B62C4">
          <w:rPr>
            <w:color w:val="1F497D" w:themeColor="text2"/>
          </w:rPr>
          <w:delText>2. Beta waves are observed in people who are awake. It doesn’t matter whether your eyes are open or closed.</w:delText>
        </w:r>
      </w:del>
    </w:p>
    <w:p w14:paraId="287804B4" w14:textId="3A79C2A3" w:rsidR="08B5F76D" w:rsidDel="000B62C4" w:rsidRDefault="08B5F76D" w:rsidP="433FE100">
      <w:pPr>
        <w:spacing w:line="360" w:lineRule="auto"/>
        <w:rPr>
          <w:del w:id="1627" w:author="Sreekanth  Gopi" w:date="2022-11-29T22:29:00Z"/>
          <w:color w:val="1F497D" w:themeColor="text2"/>
        </w:rPr>
      </w:pPr>
      <w:del w:id="1628" w:author="Sreekanth  Gopi" w:date="2022-11-29T22:29:00Z">
        <w:r w:rsidRPr="433FE100" w:rsidDel="000B62C4">
          <w:rPr>
            <w:color w:val="1F497D" w:themeColor="text2"/>
          </w:rPr>
          <w:delText>3. Theta waves are related to sleep. These waves are normal for all ages during sleep.</w:delText>
        </w:r>
      </w:del>
    </w:p>
    <w:p w14:paraId="2BB14B87" w14:textId="667360E9" w:rsidR="08B5F76D" w:rsidDel="000B62C4" w:rsidRDefault="08B5F76D" w:rsidP="433FE100">
      <w:pPr>
        <w:spacing w:line="360" w:lineRule="auto"/>
        <w:rPr>
          <w:del w:id="1629" w:author="Sreekanth  Gopi" w:date="2022-11-29T22:29:00Z"/>
          <w:color w:val="1F497D" w:themeColor="text2"/>
        </w:rPr>
      </w:pPr>
      <w:del w:id="1630" w:author="Sreekanth  Gopi" w:date="2022-11-29T22:29:00Z">
        <w:r w:rsidRPr="433FE100" w:rsidDel="000B62C4">
          <w:rPr>
            <w:color w:val="1F497D" w:themeColor="text2"/>
          </w:rPr>
          <w:delText>4. Delta waves are also related to deep sleep. These waves are normal in adults who are in deep sleep and in young children.</w:delText>
        </w:r>
      </w:del>
    </w:p>
    <w:p w14:paraId="7ED4CFD8" w14:textId="7359BE08" w:rsidR="433FE100" w:rsidDel="000B62C4" w:rsidRDefault="433FE100" w:rsidP="433FE100">
      <w:pPr>
        <w:spacing w:line="360" w:lineRule="auto"/>
        <w:rPr>
          <w:ins w:id="1631" w:author="Sreekanth Gopi" w:date="2022-10-10T17:37:00Z"/>
          <w:del w:id="1632" w:author="Sreekanth  Gopi" w:date="2022-11-29T22:29:00Z"/>
        </w:rPr>
      </w:pPr>
    </w:p>
    <w:p w14:paraId="071B3539" w14:textId="54DC2E9E" w:rsidR="433FE100" w:rsidDel="000B62C4" w:rsidRDefault="433FE100" w:rsidP="433FE100">
      <w:pPr>
        <w:spacing w:line="360" w:lineRule="auto"/>
        <w:rPr>
          <w:del w:id="1633" w:author="Sreekanth  Gopi" w:date="2022-11-29T22:29:00Z"/>
        </w:rPr>
      </w:pPr>
    </w:p>
    <w:p w14:paraId="2D4DA0A0" w14:textId="664C0709" w:rsidR="4B2E3920" w:rsidDel="000B62C4" w:rsidRDefault="4B2E3920" w:rsidP="6F08318B">
      <w:pPr>
        <w:spacing w:line="360" w:lineRule="auto"/>
        <w:rPr>
          <w:del w:id="1634" w:author="Sreekanth  Gopi" w:date="2022-11-29T22:29:00Z"/>
        </w:rPr>
      </w:pPr>
      <w:del w:id="1635" w:author="Sreekanth  Gopi" w:date="2022-11-29T22:29:00Z">
        <w:r w:rsidRPr="433FE100" w:rsidDel="000B62C4">
          <w:delText>To rephrase:</w:delText>
        </w:r>
      </w:del>
    </w:p>
    <w:p w14:paraId="759B4C43" w14:textId="37EFBB1A" w:rsidR="4B2E3920" w:rsidDel="000B62C4" w:rsidRDefault="4B2E3920" w:rsidP="6F08318B">
      <w:pPr>
        <w:spacing w:line="360" w:lineRule="auto"/>
        <w:rPr>
          <w:del w:id="1636" w:author="Sreekanth  Gopi" w:date="2022-11-29T22:29:00Z"/>
        </w:rPr>
      </w:pPr>
      <w:del w:id="1637" w:author="Sreekanth  Gopi" w:date="2022-11-29T22:29:00Z">
        <w:r w:rsidRPr="433FE100" w:rsidDel="000B62C4">
          <w:delText>Gamma Waves</w:delText>
        </w:r>
      </w:del>
    </w:p>
    <w:p w14:paraId="5EDCF039" w14:textId="58548943" w:rsidR="4B2E3920" w:rsidDel="000B62C4" w:rsidRDefault="4B2E3920" w:rsidP="6F08318B">
      <w:pPr>
        <w:spacing w:line="360" w:lineRule="auto"/>
        <w:rPr>
          <w:del w:id="1638" w:author="Sreekanth  Gopi" w:date="2022-11-29T22:29:00Z"/>
        </w:rPr>
      </w:pPr>
      <w:del w:id="1639" w:author="Sreekanth  Gopi" w:date="2022-11-29T22:29:00Z">
        <w:r w:rsidRPr="433FE100" w:rsidDel="000B62C4">
          <w:delText xml:space="preserve"> </w:delText>
        </w:r>
      </w:del>
    </w:p>
    <w:p w14:paraId="74F11706" w14:textId="53B86743" w:rsidR="4B2E3920" w:rsidDel="000B62C4" w:rsidRDefault="4B2E3920" w:rsidP="6F08318B">
      <w:pPr>
        <w:spacing w:line="360" w:lineRule="auto"/>
        <w:rPr>
          <w:del w:id="1640" w:author="Sreekanth  Gopi" w:date="2022-11-29T22:29:00Z"/>
        </w:rPr>
      </w:pPr>
      <w:del w:id="1641" w:author="Sreekanth  Gopi" w:date="2022-11-29T22:29:00Z">
        <w:r w:rsidRPr="433FE100" w:rsidDel="000B62C4">
          <w:delText>Too much: Anxiety, high arousal, stress</w:delText>
        </w:r>
      </w:del>
    </w:p>
    <w:p w14:paraId="61380DEA" w14:textId="14046760" w:rsidR="4B2E3920" w:rsidDel="000B62C4" w:rsidRDefault="4B2E3920" w:rsidP="6F08318B">
      <w:pPr>
        <w:spacing w:line="360" w:lineRule="auto"/>
        <w:rPr>
          <w:del w:id="1642" w:author="Sreekanth  Gopi" w:date="2022-11-29T22:29:00Z"/>
        </w:rPr>
      </w:pPr>
      <w:del w:id="1643" w:author="Sreekanth  Gopi" w:date="2022-11-29T22:29:00Z">
        <w:r w:rsidRPr="433FE100" w:rsidDel="000B62C4">
          <w:delText>Too little: ADHD, depression, learning disabilities</w:delText>
        </w:r>
      </w:del>
    </w:p>
    <w:p w14:paraId="6309BA10" w14:textId="1F2BB74D" w:rsidR="4B2E3920" w:rsidDel="000B62C4" w:rsidRDefault="4B2E3920" w:rsidP="6F08318B">
      <w:pPr>
        <w:spacing w:line="360" w:lineRule="auto"/>
        <w:rPr>
          <w:del w:id="1644" w:author="Sreekanth  Gopi" w:date="2022-11-29T22:29:00Z"/>
        </w:rPr>
      </w:pPr>
      <w:del w:id="1645" w:author="Sreekanth  Gopi" w:date="2022-11-29T22:29:00Z">
        <w:r w:rsidRPr="433FE100" w:rsidDel="000B62C4">
          <w:delText>Optimal: Binding senses, cognition, information processing, learning, perception, REM sleep</w:delText>
        </w:r>
      </w:del>
    </w:p>
    <w:p w14:paraId="3FABA8A6" w14:textId="56958C5C" w:rsidR="4B2E3920" w:rsidDel="000B62C4" w:rsidRDefault="4B2E3920" w:rsidP="6F08318B">
      <w:pPr>
        <w:spacing w:line="360" w:lineRule="auto"/>
        <w:rPr>
          <w:del w:id="1646" w:author="Sreekanth  Gopi" w:date="2022-11-29T22:29:00Z"/>
        </w:rPr>
      </w:pPr>
      <w:del w:id="1647" w:author="Sreekanth  Gopi" w:date="2022-11-29T22:29:00Z">
        <w:r w:rsidRPr="433FE100" w:rsidDel="000B62C4">
          <w:delText>Beta Waves</w:delText>
        </w:r>
      </w:del>
    </w:p>
    <w:p w14:paraId="5867E527" w14:textId="4097752F" w:rsidR="4B2E3920" w:rsidDel="000B62C4" w:rsidRDefault="4B2E3920" w:rsidP="6F08318B">
      <w:pPr>
        <w:spacing w:line="360" w:lineRule="auto"/>
        <w:rPr>
          <w:del w:id="1648" w:author="Sreekanth  Gopi" w:date="2022-11-29T22:29:00Z"/>
        </w:rPr>
      </w:pPr>
      <w:del w:id="1649" w:author="Sreekanth  Gopi" w:date="2022-11-29T22:29:00Z">
        <w:r w:rsidRPr="433FE100" w:rsidDel="000B62C4">
          <w:delText xml:space="preserve"> </w:delText>
        </w:r>
      </w:del>
    </w:p>
    <w:p w14:paraId="3066F26F" w14:textId="378ADF52" w:rsidR="4B2E3920" w:rsidDel="000B62C4" w:rsidRDefault="4B2E3920" w:rsidP="6F08318B">
      <w:pPr>
        <w:spacing w:line="360" w:lineRule="auto"/>
        <w:rPr>
          <w:del w:id="1650" w:author="Sreekanth  Gopi" w:date="2022-11-29T22:29:00Z"/>
        </w:rPr>
      </w:pPr>
      <w:del w:id="1651" w:author="Sreekanth  Gopi" w:date="2022-11-29T22:29:00Z">
        <w:r w:rsidRPr="433FE100" w:rsidDel="000B62C4">
          <w:delText>Too much: Adrenaline, anxiety, high arousal, inability to relax, stress</w:delText>
        </w:r>
      </w:del>
    </w:p>
    <w:p w14:paraId="1A7DD199" w14:textId="302AD6EC" w:rsidR="4B2E3920" w:rsidDel="000B62C4" w:rsidRDefault="4B2E3920" w:rsidP="6F08318B">
      <w:pPr>
        <w:spacing w:line="360" w:lineRule="auto"/>
        <w:rPr>
          <w:del w:id="1652" w:author="Sreekanth  Gopi" w:date="2022-11-29T22:29:00Z"/>
        </w:rPr>
      </w:pPr>
      <w:del w:id="1653" w:author="Sreekanth  Gopi" w:date="2022-11-29T22:29:00Z">
        <w:r w:rsidRPr="433FE100" w:rsidDel="000B62C4">
          <w:delText>Too little: ADHD, daydreaming, depression, poor cognition</w:delText>
        </w:r>
      </w:del>
    </w:p>
    <w:p w14:paraId="1C8BCFBF" w14:textId="3ED5A10F" w:rsidR="4B2E3920" w:rsidDel="000B62C4" w:rsidRDefault="4B2E3920" w:rsidP="6F08318B">
      <w:pPr>
        <w:spacing w:line="360" w:lineRule="auto"/>
        <w:rPr>
          <w:del w:id="1654" w:author="Sreekanth  Gopi" w:date="2022-11-29T22:29:00Z"/>
        </w:rPr>
      </w:pPr>
      <w:del w:id="1655" w:author="Sreekanth  Gopi" w:date="2022-11-29T22:29:00Z">
        <w:r w:rsidRPr="433FE100" w:rsidDel="000B62C4">
          <w:delText>Optimal: Conscious focus, memory, problem solving</w:delText>
        </w:r>
      </w:del>
    </w:p>
    <w:p w14:paraId="572B155E" w14:textId="58ABF485" w:rsidR="4B2E3920" w:rsidDel="000B62C4" w:rsidRDefault="4B2E3920" w:rsidP="6F08318B">
      <w:pPr>
        <w:spacing w:line="360" w:lineRule="auto"/>
        <w:rPr>
          <w:del w:id="1656" w:author="Sreekanth  Gopi" w:date="2022-11-29T22:29:00Z"/>
        </w:rPr>
      </w:pPr>
      <w:del w:id="1657" w:author="Sreekanth  Gopi" w:date="2022-11-29T22:29:00Z">
        <w:r w:rsidRPr="433FE100" w:rsidDel="000B62C4">
          <w:delText>Alpha Waves</w:delText>
        </w:r>
      </w:del>
    </w:p>
    <w:p w14:paraId="6862EB2D" w14:textId="75362525" w:rsidR="4B2E3920" w:rsidDel="000B62C4" w:rsidRDefault="4B2E3920" w:rsidP="6F08318B">
      <w:pPr>
        <w:spacing w:line="360" w:lineRule="auto"/>
        <w:rPr>
          <w:del w:id="1658" w:author="Sreekanth  Gopi" w:date="2022-11-29T22:29:00Z"/>
        </w:rPr>
      </w:pPr>
      <w:del w:id="1659" w:author="Sreekanth  Gopi" w:date="2022-11-29T22:29:00Z">
        <w:r w:rsidRPr="433FE100" w:rsidDel="000B62C4">
          <w:delText xml:space="preserve"> </w:delText>
        </w:r>
      </w:del>
    </w:p>
    <w:p w14:paraId="1CC1D036" w14:textId="57C1A4A9" w:rsidR="4B2E3920" w:rsidDel="000B62C4" w:rsidRDefault="4B2E3920" w:rsidP="6F08318B">
      <w:pPr>
        <w:spacing w:line="360" w:lineRule="auto"/>
        <w:rPr>
          <w:del w:id="1660" w:author="Sreekanth  Gopi" w:date="2022-11-29T22:29:00Z"/>
        </w:rPr>
      </w:pPr>
      <w:del w:id="1661" w:author="Sreekanth  Gopi" w:date="2022-11-29T22:29:00Z">
        <w:r w:rsidRPr="433FE100" w:rsidDel="000B62C4">
          <w:delText>Too much: Daydreaming, inability to focus, too relaxed</w:delText>
        </w:r>
      </w:del>
    </w:p>
    <w:p w14:paraId="7B7687D3" w14:textId="5D9D1700" w:rsidR="4B2E3920" w:rsidDel="000B62C4" w:rsidRDefault="4B2E3920" w:rsidP="6F08318B">
      <w:pPr>
        <w:spacing w:line="360" w:lineRule="auto"/>
        <w:rPr>
          <w:del w:id="1662" w:author="Sreekanth  Gopi" w:date="2022-11-29T22:29:00Z"/>
        </w:rPr>
      </w:pPr>
      <w:del w:id="1663" w:author="Sreekanth  Gopi" w:date="2022-11-29T22:29:00Z">
        <w:r w:rsidRPr="433FE100" w:rsidDel="000B62C4">
          <w:delText>Too little: Anxiety, high stress, insomnia, OCD</w:delText>
        </w:r>
      </w:del>
    </w:p>
    <w:p w14:paraId="357905A7" w14:textId="7B45E36E" w:rsidR="4B2E3920" w:rsidDel="000B62C4" w:rsidRDefault="4B2E3920" w:rsidP="6F08318B">
      <w:pPr>
        <w:spacing w:line="360" w:lineRule="auto"/>
        <w:rPr>
          <w:del w:id="1664" w:author="Sreekanth  Gopi" w:date="2022-11-29T22:29:00Z"/>
        </w:rPr>
      </w:pPr>
      <w:del w:id="1665" w:author="Sreekanth  Gopi" w:date="2022-11-29T22:29:00Z">
        <w:r w:rsidRPr="433FE100" w:rsidDel="000B62C4">
          <w:delText>Optimal: Relaxation</w:delText>
        </w:r>
      </w:del>
    </w:p>
    <w:p w14:paraId="403A1408" w14:textId="11320BD7" w:rsidR="4B2E3920" w:rsidDel="000B62C4" w:rsidRDefault="4B2E3920" w:rsidP="6F08318B">
      <w:pPr>
        <w:spacing w:line="360" w:lineRule="auto"/>
        <w:rPr>
          <w:del w:id="1666" w:author="Sreekanth  Gopi" w:date="2022-11-29T22:29:00Z"/>
        </w:rPr>
      </w:pPr>
      <w:del w:id="1667" w:author="Sreekanth  Gopi" w:date="2022-11-29T22:29:00Z">
        <w:r w:rsidRPr="433FE100" w:rsidDel="000B62C4">
          <w:delText>Theta Waves</w:delText>
        </w:r>
      </w:del>
    </w:p>
    <w:p w14:paraId="5535C5B5" w14:textId="4E38B6DC" w:rsidR="4B2E3920" w:rsidDel="000B62C4" w:rsidRDefault="4B2E3920" w:rsidP="6F08318B">
      <w:pPr>
        <w:spacing w:line="360" w:lineRule="auto"/>
        <w:rPr>
          <w:del w:id="1668" w:author="Sreekanth  Gopi" w:date="2022-11-29T22:29:00Z"/>
        </w:rPr>
      </w:pPr>
      <w:del w:id="1669" w:author="Sreekanth  Gopi" w:date="2022-11-29T22:29:00Z">
        <w:r w:rsidRPr="433FE100" w:rsidDel="000B62C4">
          <w:delText xml:space="preserve"> </w:delText>
        </w:r>
      </w:del>
    </w:p>
    <w:p w14:paraId="207DE437" w14:textId="5A3E4312" w:rsidR="4B2E3920" w:rsidDel="000B62C4" w:rsidRDefault="4B2E3920" w:rsidP="6F08318B">
      <w:pPr>
        <w:spacing w:line="360" w:lineRule="auto"/>
        <w:rPr>
          <w:del w:id="1670" w:author="Sreekanth  Gopi" w:date="2022-11-29T22:29:00Z"/>
        </w:rPr>
      </w:pPr>
      <w:del w:id="1671" w:author="Sreekanth  Gopi" w:date="2022-11-29T22:29:00Z">
        <w:r w:rsidRPr="433FE100" w:rsidDel="000B62C4">
          <w:delText>Too much: ADHD, depression, hyperactivity, impulsivity, inattentiveness</w:delText>
        </w:r>
      </w:del>
    </w:p>
    <w:p w14:paraId="0D4B4935" w14:textId="1163A990" w:rsidR="4B2E3920" w:rsidDel="000B62C4" w:rsidRDefault="4B2E3920" w:rsidP="6F08318B">
      <w:pPr>
        <w:spacing w:line="360" w:lineRule="auto"/>
        <w:rPr>
          <w:del w:id="1672" w:author="Sreekanth  Gopi" w:date="2022-11-29T22:29:00Z"/>
        </w:rPr>
      </w:pPr>
      <w:del w:id="1673" w:author="Sreekanth  Gopi" w:date="2022-11-29T22:29:00Z">
        <w:r w:rsidRPr="433FE100" w:rsidDel="000B62C4">
          <w:delText>Too little: Anxiety, poor emotional awareness, stress</w:delText>
        </w:r>
      </w:del>
    </w:p>
    <w:p w14:paraId="74819913" w14:textId="30FF7304" w:rsidR="4B2E3920" w:rsidDel="000B62C4" w:rsidRDefault="4B2E3920" w:rsidP="6F08318B">
      <w:pPr>
        <w:spacing w:line="360" w:lineRule="auto"/>
        <w:rPr>
          <w:del w:id="1674" w:author="Sreekanth  Gopi" w:date="2022-11-29T22:29:00Z"/>
        </w:rPr>
      </w:pPr>
      <w:del w:id="1675" w:author="Sreekanth  Gopi" w:date="2022-11-29T22:29:00Z">
        <w:r w:rsidRPr="433FE100" w:rsidDel="000B62C4">
          <w:delText>Optimal: Creativity, emotional connection, intuition, relaxation</w:delText>
        </w:r>
      </w:del>
    </w:p>
    <w:p w14:paraId="6D314D89" w14:textId="4BDE3CE9" w:rsidR="4B2E3920" w:rsidDel="000B62C4" w:rsidRDefault="4B2E3920" w:rsidP="6F08318B">
      <w:pPr>
        <w:spacing w:line="360" w:lineRule="auto"/>
        <w:rPr>
          <w:del w:id="1676" w:author="Sreekanth  Gopi" w:date="2022-11-29T22:29:00Z"/>
        </w:rPr>
      </w:pPr>
      <w:del w:id="1677" w:author="Sreekanth  Gopi" w:date="2022-11-29T22:29:00Z">
        <w:r w:rsidRPr="433FE100" w:rsidDel="000B62C4">
          <w:delText>Delta Waves</w:delText>
        </w:r>
      </w:del>
    </w:p>
    <w:p w14:paraId="260CD8D5" w14:textId="7863AD59" w:rsidR="4B2E3920" w:rsidDel="000B62C4" w:rsidRDefault="4B2E3920" w:rsidP="6F08318B">
      <w:pPr>
        <w:spacing w:line="360" w:lineRule="auto"/>
        <w:rPr>
          <w:del w:id="1678" w:author="Sreekanth  Gopi" w:date="2022-11-29T22:29:00Z"/>
        </w:rPr>
      </w:pPr>
      <w:del w:id="1679" w:author="Sreekanth  Gopi" w:date="2022-11-29T22:29:00Z">
        <w:r w:rsidRPr="433FE100" w:rsidDel="000B62C4">
          <w:delText xml:space="preserve"> </w:delText>
        </w:r>
      </w:del>
    </w:p>
    <w:p w14:paraId="3E69EFCA" w14:textId="0B391AB1" w:rsidR="4B2E3920" w:rsidDel="000B62C4" w:rsidRDefault="4B2E3920" w:rsidP="6F08318B">
      <w:pPr>
        <w:spacing w:line="360" w:lineRule="auto"/>
        <w:rPr>
          <w:del w:id="1680" w:author="Sreekanth  Gopi" w:date="2022-11-29T22:29:00Z"/>
        </w:rPr>
      </w:pPr>
      <w:del w:id="1681" w:author="Sreekanth  Gopi" w:date="2022-11-29T22:29:00Z">
        <w:r w:rsidRPr="433FE100" w:rsidDel="000B62C4">
          <w:delText>Too much: Brain injuries, learning problems, inability to think, severe ADHD</w:delText>
        </w:r>
      </w:del>
    </w:p>
    <w:p w14:paraId="35C40480" w14:textId="2940DEF5" w:rsidR="4B2E3920" w:rsidDel="000B62C4" w:rsidRDefault="4B2E3920" w:rsidP="6F08318B">
      <w:pPr>
        <w:spacing w:line="360" w:lineRule="auto"/>
        <w:rPr>
          <w:del w:id="1682" w:author="Sreekanth  Gopi" w:date="2022-11-29T22:29:00Z"/>
        </w:rPr>
      </w:pPr>
      <w:del w:id="1683" w:author="Sreekanth  Gopi" w:date="2022-11-29T22:29:00Z">
        <w:r w:rsidRPr="433FE100" w:rsidDel="000B62C4">
          <w:delText>Too little: Inability to rejuvenate body, inability to revitalize the brain, poor sleep</w:delText>
        </w:r>
      </w:del>
    </w:p>
    <w:p w14:paraId="53AA1F59" w14:textId="2468B19B" w:rsidR="4B2E3920" w:rsidDel="000B62C4" w:rsidRDefault="4B2E3920" w:rsidP="6F08318B">
      <w:pPr>
        <w:spacing w:line="360" w:lineRule="auto"/>
        <w:rPr>
          <w:del w:id="1684" w:author="Sreekanth  Gopi" w:date="2022-11-29T22:29:00Z"/>
        </w:rPr>
      </w:pPr>
      <w:del w:id="1685" w:author="Sreekanth  Gopi" w:date="2022-11-29T22:29:00Z">
        <w:r w:rsidRPr="433FE100" w:rsidDel="000B62C4">
          <w:delText>Optimal: Immune system, natural healing, restorative / deep sleep</w:delText>
        </w:r>
      </w:del>
    </w:p>
    <w:p w14:paraId="6DFB28C2" w14:textId="4194F95B" w:rsidR="4B2E3920" w:rsidDel="000B62C4" w:rsidRDefault="4B2E3920" w:rsidP="6F08318B">
      <w:pPr>
        <w:spacing w:line="360" w:lineRule="auto"/>
        <w:rPr>
          <w:del w:id="1686" w:author="Sreekanth  Gopi" w:date="2022-11-29T22:29:00Z"/>
        </w:rPr>
      </w:pPr>
      <w:ins w:id="1687" w:author="Sreekanth Gopi" w:date="2022-10-07T19:51:00Z">
        <w:del w:id="1688" w:author="Sreekanth  Gopi" w:date="2022-11-29T22:29:00Z">
          <w:r w:rsidDel="000B62C4">
            <w:fldChar w:fldCharType="begin"/>
          </w:r>
          <w:r w:rsidDel="000B62C4">
            <w:delInstrText xml:space="preserve">HYPERLINK "https://mentalhealthdaily.com/2014/04/15/5-types-of-brain-waves-frequencies-gamma-beta-alpha-theta-delta/" </w:delInstrText>
          </w:r>
          <w:r w:rsidDel="000B62C4">
            <w:fldChar w:fldCharType="separate"/>
          </w:r>
        </w:del>
      </w:ins>
      <w:del w:id="1689" w:author="Sreekanth  Gopi" w:date="2022-11-29T22:29:00Z">
        <w:r w:rsidRPr="6F08318B" w:rsidDel="000B62C4">
          <w:rPr>
            <w:rStyle w:val="Hyperlink"/>
          </w:rPr>
          <w:delText>https://mentalhealthdaily.com/2014/04/15/5-types-of-brain-waves-frequencies-gamma-beta-alpha-theta-delta/</w:delText>
        </w:r>
      </w:del>
      <w:ins w:id="1690" w:author="Sreekanth Gopi" w:date="2022-10-07T19:51:00Z">
        <w:del w:id="1691" w:author="Sreekanth  Gopi" w:date="2022-11-29T22:29:00Z">
          <w:r w:rsidDel="000B62C4">
            <w:fldChar w:fldCharType="end"/>
          </w:r>
        </w:del>
      </w:ins>
    </w:p>
    <w:p w14:paraId="6050ABAD" w14:textId="0B2EF20D" w:rsidR="6F08318B" w:rsidDel="000B62C4" w:rsidRDefault="6F08318B" w:rsidP="6F08318B">
      <w:pPr>
        <w:spacing w:line="360" w:lineRule="auto"/>
        <w:rPr>
          <w:del w:id="1692" w:author="Sreekanth  Gopi" w:date="2022-11-29T22:29:00Z"/>
        </w:rPr>
      </w:pPr>
    </w:p>
    <w:p w14:paraId="23B96B7C" w14:textId="1B6E1C3E" w:rsidR="170F4E7B" w:rsidDel="000B62C4" w:rsidRDefault="170F4E7B" w:rsidP="6F08318B">
      <w:pPr>
        <w:spacing w:line="360" w:lineRule="auto"/>
        <w:ind w:firstLine="720"/>
        <w:rPr>
          <w:del w:id="1693" w:author="Sreekanth  Gopi" w:date="2022-11-29T22:29:00Z"/>
          <w:b/>
          <w:bCs/>
        </w:rPr>
      </w:pPr>
      <w:del w:id="1694" w:author="Sreekanth  Gopi" w:date="2022-11-29T22:29:00Z">
        <w:r w:rsidRPr="6F08318B" w:rsidDel="000B62C4">
          <w:rPr>
            <w:b/>
            <w:bCs/>
          </w:rPr>
          <w:delText>Why Music?</w:delText>
        </w:r>
      </w:del>
    </w:p>
    <w:p w14:paraId="39DB4CD1" w14:textId="129754C0" w:rsidR="170F4E7B" w:rsidDel="000B62C4" w:rsidRDefault="170F4E7B" w:rsidP="6F08318B">
      <w:pPr>
        <w:spacing w:line="360" w:lineRule="auto"/>
        <w:ind w:firstLine="720"/>
        <w:rPr>
          <w:del w:id="1695" w:author="Sreekanth  Gopi" w:date="2022-11-29T22:29:00Z"/>
          <w:b/>
          <w:bCs/>
        </w:rPr>
      </w:pPr>
      <w:del w:id="1696" w:author="Sreekanth  Gopi" w:date="2022-11-29T22:29:00Z">
        <w:r w:rsidRPr="6F08318B" w:rsidDel="000B62C4">
          <w:rPr>
            <w:b/>
            <w:bCs/>
          </w:rPr>
          <w:delText xml:space="preserve">not paraphrased - Astudy found that listening to relaxing music of the patient's choice resulted in "significant pain relief and increased mobility." Researchers believe that music relieves pain because listening to music activates opioids, the body's natural painkillers. - not paraphrased. </w:delText>
        </w:r>
      </w:del>
    </w:p>
    <w:p w14:paraId="5FD629F8" w14:textId="6A9838C9" w:rsidR="7179A0A9" w:rsidDel="000B62C4" w:rsidRDefault="7179A0A9" w:rsidP="6F08318B">
      <w:pPr>
        <w:spacing w:line="360" w:lineRule="auto"/>
        <w:ind w:firstLine="720"/>
        <w:rPr>
          <w:del w:id="1697" w:author="Sreekanth  Gopi" w:date="2022-11-29T22:29:00Z"/>
          <w:b/>
          <w:bCs/>
        </w:rPr>
      </w:pPr>
      <w:del w:id="1698" w:author="Sreekanth  Gopi" w:date="2022-11-29T22:29:00Z">
        <w:r w:rsidDel="000B62C4">
          <w:delText xml:space="preserve">To explore: Brain and music </w:delText>
        </w:r>
        <w:r w:rsidDel="000B62C4">
          <w:fldChar w:fldCharType="begin"/>
        </w:r>
        <w:r w:rsidDel="000B62C4">
          <w:delInstrText xml:space="preserve">HYPERLINK "https://www.frontiersin.org/research-topics/928/the-musical-brain" </w:delInstrText>
        </w:r>
        <w:r w:rsidDel="000B62C4">
          <w:fldChar w:fldCharType="separate"/>
        </w:r>
        <w:r w:rsidRPr="6F08318B" w:rsidDel="000B62C4">
          <w:rPr>
            <w:rStyle w:val="Hyperlink"/>
            <w:b/>
            <w:bCs/>
          </w:rPr>
          <w:delText>https://www.frontiersin.org/research-topics/928/the-musical-brain</w:delText>
        </w:r>
        <w:r w:rsidDel="000B62C4">
          <w:fldChar w:fldCharType="end"/>
        </w:r>
      </w:del>
    </w:p>
    <w:p w14:paraId="35A22AFB" w14:textId="6CC76E74" w:rsidR="6F08318B" w:rsidDel="000B62C4" w:rsidRDefault="6F08318B" w:rsidP="6F08318B">
      <w:pPr>
        <w:spacing w:line="360" w:lineRule="auto"/>
        <w:ind w:firstLine="720"/>
        <w:rPr>
          <w:del w:id="1699" w:author="Sreekanth  Gopi" w:date="2022-11-29T22:29:00Z"/>
          <w:b/>
          <w:bCs/>
        </w:rPr>
      </w:pPr>
    </w:p>
    <w:p w14:paraId="60B69128" w14:textId="39544FDC" w:rsidR="7F515B16" w:rsidDel="000B62C4" w:rsidRDefault="7F515B16" w:rsidP="6F08318B">
      <w:pPr>
        <w:spacing w:line="360" w:lineRule="auto"/>
        <w:ind w:firstLine="720"/>
        <w:rPr>
          <w:del w:id="1700" w:author="Sreekanth  Gopi" w:date="2022-11-29T22:29:00Z"/>
          <w:b/>
          <w:bCs/>
        </w:rPr>
      </w:pPr>
      <w:del w:id="1701" w:author="Sreekanth  Gopi" w:date="2022-11-29T22:29:00Z">
        <w:r w:rsidRPr="6F08318B" w:rsidDel="000B62C4">
          <w:rPr>
            <w:b/>
            <w:bCs/>
          </w:rPr>
          <w:delText>Can music generate such waves to stimulate our brain and alter them? And if these waves are generated through meditation and music then what will be their effects to the listeners? And can we use these waves in our study to stimulate our brain or to increase learning capacity of our brain?</w:delText>
        </w:r>
      </w:del>
    </w:p>
    <w:p w14:paraId="09D70734" w14:textId="72888EF3" w:rsidR="6F08318B" w:rsidDel="000B62C4" w:rsidRDefault="6F08318B" w:rsidP="6F08318B">
      <w:pPr>
        <w:spacing w:line="360" w:lineRule="auto"/>
        <w:ind w:firstLine="720"/>
        <w:rPr>
          <w:ins w:id="1702" w:author="Sreekanth Gopi" w:date="2022-10-07T19:47:00Z"/>
          <w:del w:id="1703" w:author="Sreekanth  Gopi" w:date="2022-11-29T22:29:00Z"/>
          <w:b/>
          <w:bCs/>
        </w:rPr>
      </w:pPr>
    </w:p>
    <w:p w14:paraId="4A844011" w14:textId="7BE0ECEC" w:rsidR="6F08318B" w:rsidDel="000B62C4" w:rsidRDefault="6F08318B" w:rsidP="6F08318B">
      <w:pPr>
        <w:spacing w:line="360" w:lineRule="auto"/>
        <w:ind w:firstLine="720"/>
        <w:rPr>
          <w:del w:id="1704" w:author="Sreekanth  Gopi" w:date="2022-11-29T22:29:00Z"/>
          <w:b/>
          <w:bCs/>
        </w:rPr>
      </w:pPr>
    </w:p>
    <w:p w14:paraId="13B7C2B9" w14:textId="634E5575" w:rsidR="00CA103A" w:rsidDel="000B62C4" w:rsidRDefault="4AD5FADD" w:rsidP="433FE100">
      <w:pPr>
        <w:spacing w:line="360" w:lineRule="auto"/>
        <w:ind w:firstLine="720"/>
        <w:rPr>
          <w:ins w:id="1705" w:author="Sreekanth Gopi" w:date="2022-10-10T16:46:00Z"/>
          <w:del w:id="1706" w:author="Sreekanth  Gopi" w:date="2022-11-29T22:29:00Z"/>
        </w:rPr>
      </w:pPr>
      <w:del w:id="1707" w:author="Sreekanth  Gopi" w:date="2022-11-29T22:29:00Z">
        <w:r w:rsidRPr="433FE100" w:rsidDel="000B62C4">
          <w:rPr>
            <w:b/>
            <w:bCs/>
          </w:rPr>
          <w:delText>Healing therapy:</w:delText>
        </w:r>
        <w:r w:rsidDel="000B62C4">
          <w:delText xml:space="preserve"> </w:delText>
        </w:r>
        <w:r w:rsidR="48194F19" w:rsidDel="000B62C4">
          <w:delText>The concept behind energy healing therapy is that there is an invisible energy field around the body and mind, and that when this energy flow is obstructed or out of balanc</w:delText>
        </w:r>
        <w:commentRangeStart w:id="1708"/>
        <w:r w:rsidR="48194F19" w:rsidDel="000B62C4">
          <w:delText>e, illness can result</w:delText>
        </w:r>
        <w:r w:rsidR="5E376401" w:rsidDel="000B62C4">
          <w:delText xml:space="preserve"> (Rogers et al., 2021)</w:delText>
        </w:r>
        <w:r w:rsidR="48194F19" w:rsidDel="000B62C4">
          <w:delText>.</w:delText>
        </w:r>
        <w:commentRangeEnd w:id="1708"/>
        <w:r w:rsidR="000E2D90" w:rsidDel="000B62C4">
          <w:commentReference w:id="1708"/>
        </w:r>
        <w:r w:rsidR="48194F19" w:rsidDel="000B62C4">
          <w:delText xml:space="preserve"> This energy can be released to aid in healing and wellbeing. There are many different types of energy therapies, some of which employ various mind-body practices as well as therapies like light, music, and magnets. </w:delText>
        </w:r>
        <w:commentRangeStart w:id="1709"/>
        <w:r w:rsidR="48194F19" w:rsidDel="000B62C4">
          <w:delText xml:space="preserve">A person's mind and body might be healed by </w:delText>
        </w:r>
        <w:r w:rsidR="43A2F0EA" w:rsidDel="000B62C4">
          <w:delText xml:space="preserve">various healing modalities such as </w:delText>
        </w:r>
        <w:r w:rsidR="48194F19" w:rsidDel="000B62C4">
          <w:delText>Ray 72000 Nadis Healing, Reiki Healing, Ray 114 Chakras Healing, Pranic Healing, Music Therapy, EFT Healing, Theta Healing, Cognitive Behavior Therapy, and Touch Therapy</w:delText>
        </w:r>
        <w:commentRangeEnd w:id="1709"/>
        <w:r w:rsidR="000E2D90" w:rsidDel="000B62C4">
          <w:commentReference w:id="1709"/>
        </w:r>
        <w:r w:rsidR="02E0864C" w:rsidDel="000B62C4">
          <w:delText xml:space="preserve"> (Rogers et al., 2021)</w:delText>
        </w:r>
        <w:r w:rsidR="48194F19" w:rsidDel="000B62C4">
          <w:delText>. Techniques for mind-body energy healing can help with emotions and feelings, which can have an impact on both physical and mental health</w:delText>
        </w:r>
        <w:r w:rsidR="1E8F5173" w:rsidDel="000B62C4">
          <w:delText xml:space="preserve"> (Rogers et al., 2021)</w:delText>
        </w:r>
        <w:r w:rsidR="48194F19" w:rsidDel="000B62C4">
          <w:delText>.</w:delText>
        </w:r>
        <w:r w:rsidR="3395238B" w:rsidDel="000B62C4">
          <w:delText xml:space="preserve"> </w:delText>
        </w:r>
      </w:del>
    </w:p>
    <w:p w14:paraId="2FF463E4" w14:textId="5A5075C9" w:rsidR="00CA103A" w:rsidDel="000B62C4" w:rsidRDefault="7A4D7D9C" w:rsidP="433FE100">
      <w:pPr>
        <w:spacing w:line="360" w:lineRule="auto"/>
        <w:ind w:firstLine="720"/>
        <w:rPr>
          <w:ins w:id="1710" w:author="Sreekanth Gopi" w:date="2022-10-09T14:01:00Z"/>
          <w:del w:id="1711" w:author="Sreekanth  Gopi" w:date="2022-11-29T22:29:00Z"/>
        </w:rPr>
      </w:pPr>
      <w:commentRangeStart w:id="1712"/>
      <w:commentRangeStart w:id="1713"/>
      <w:commentRangeStart w:id="1714"/>
      <w:del w:id="1715" w:author="Sreekanth  Gopi" w:date="2022-11-29T22:29:00Z">
        <w:r w:rsidDel="000B62C4">
          <w:delText>Among various</w:delText>
        </w:r>
      </w:del>
      <w:ins w:id="1716" w:author="Sreekanth Gopi" w:date="2022-10-10T16:42:00Z">
        <w:del w:id="1717" w:author="Sreekanth  Gopi" w:date="2022-11-29T22:29:00Z">
          <w:r w:rsidR="4FA0849F" w:rsidDel="000B62C4">
            <w:delText xml:space="preserve"> meditative</w:delText>
          </w:r>
        </w:del>
      </w:ins>
      <w:del w:id="1718" w:author="Sreekanth  Gopi" w:date="2022-11-29T22:29:00Z">
        <w:r w:rsidDel="000B62C4">
          <w:delText xml:space="preserve"> healing methods, </w:delText>
        </w:r>
        <w:r w:rsidR="2F96726E" w:rsidDel="000B62C4">
          <w:delText xml:space="preserve">Reiki </w:delText>
        </w:r>
        <w:commentRangeEnd w:id="1712"/>
        <w:r w:rsidR="000E2D90" w:rsidDel="000B62C4">
          <w:commentReference w:id="1712"/>
        </w:r>
        <w:commentRangeEnd w:id="1713"/>
        <w:r w:rsidR="000E2D90" w:rsidDel="000B62C4">
          <w:commentReference w:id="1713"/>
        </w:r>
        <w:commentRangeEnd w:id="1714"/>
        <w:r w:rsidR="000E2D90" w:rsidDel="000B62C4">
          <w:commentReference w:id="1714"/>
        </w:r>
        <w:r w:rsidR="2F96726E" w:rsidDel="000B62C4">
          <w:delText>(</w:delText>
        </w:r>
        <w:r w:rsidR="2F96726E" w:rsidRPr="433FE100" w:rsidDel="000B62C4">
          <w:rPr>
            <w:rFonts w:ascii="MS Mincho" w:eastAsia="MS Mincho" w:hAnsi="MS Mincho" w:cs="MS Mincho"/>
          </w:rPr>
          <w:delText>霊気</w:delText>
        </w:r>
        <w:r w:rsidR="2F96726E" w:rsidDel="000B62C4">
          <w:delText xml:space="preserve">), the universal life force energy is found to have </w:delText>
        </w:r>
        <w:r w:rsidR="667B355B" w:rsidDel="000B62C4">
          <w:delText>high</w:delText>
        </w:r>
        <w:r w:rsidR="176D67D9" w:rsidDel="000B62C4">
          <w:delText xml:space="preserve"> </w:delText>
        </w:r>
        <w:r w:rsidR="2F96726E" w:rsidDel="000B62C4">
          <w:delText xml:space="preserve">potential to heal body and mind. Reiki is used by more than 4,000,000 practitioners worldwide to free emotional blocks, reduce stress and discomfort, balance subtle body energies, hasten natural healing, and complement conventional medical healing modalities (Rand, 2013). </w:delText>
        </w:r>
        <w:r w:rsidR="5C06B6C1" w:rsidDel="000B62C4">
          <w:delText>In a</w:delText>
        </w:r>
        <w:r w:rsidR="2FEBDFD0" w:rsidDel="000B62C4">
          <w:delText>nother</w:delText>
        </w:r>
        <w:r w:rsidR="5C06B6C1" w:rsidDel="000B62C4">
          <w:delText xml:space="preserve"> study </w:delText>
        </w:r>
        <w:r w:rsidR="45A34E08" w:rsidDel="000B62C4">
          <w:delText xml:space="preserve">of PTSD healing </w:delText>
        </w:r>
        <w:r w:rsidR="5C06B6C1" w:rsidDel="000B62C4">
          <w:delText>conducted among eighteen homeless people, sixteen out of eighteen agreed that Reiki improve</w:delText>
        </w:r>
        <w:r w:rsidR="45A34E08" w:rsidDel="000B62C4">
          <w:delText>d their</w:delText>
        </w:r>
        <w:r w:rsidR="5C06B6C1" w:rsidDel="000B62C4">
          <w:delText xml:space="preserve"> health and healing (Piha, K. 2022). </w:delText>
        </w:r>
        <w:r w:rsidR="5AB97961" w:rsidDel="000B62C4">
          <w:delText xml:space="preserve">Results from a different study that examined the experiences of healing and change in Reiki practitioners revealed that these people went through mental, emotional, physical, and spiritual transformations (De Vitto, J. 2021). </w:delText>
        </w:r>
        <w:r w:rsidR="4E40D515" w:rsidDel="000B62C4">
          <w:delText>P</w:delText>
        </w:r>
        <w:r w:rsidR="62EEFD11" w:rsidDel="000B62C4">
          <w:delText xml:space="preserve">erennial cosmic consciousness of </w:delText>
        </w:r>
        <w:r w:rsidR="5DB70B15" w:rsidDel="000B62C4">
          <w:delText xml:space="preserve">healing </w:delText>
        </w:r>
        <w:r w:rsidR="1606FA57" w:rsidDel="000B62C4">
          <w:delText>l</w:delText>
        </w:r>
        <w:r w:rsidR="62EEFD11" w:rsidDel="000B62C4">
          <w:delText>ight could be the next stage in human evolution (Kason, 1994).</w:delText>
        </w:r>
        <w:r w:rsidR="5AB97961" w:rsidDel="000B62C4">
          <w:delText xml:space="preserve"> </w:delText>
        </w:r>
      </w:del>
    </w:p>
    <w:p w14:paraId="1A1C514F" w14:textId="2A07C601" w:rsidR="5EE20DB9" w:rsidDel="000B62C4" w:rsidRDefault="5EE20DB9" w:rsidP="6F08318B">
      <w:pPr>
        <w:spacing w:line="360" w:lineRule="auto"/>
        <w:ind w:firstLine="720"/>
        <w:rPr>
          <w:ins w:id="1719" w:author="Sreekanth Gopi" w:date="2022-10-09T14:09:00Z"/>
          <w:del w:id="1720" w:author="Sreekanth  Gopi" w:date="2022-11-29T22:29:00Z"/>
        </w:rPr>
      </w:pPr>
      <w:ins w:id="1721" w:author="Sreekanth Gopi" w:date="2022-10-09T14:05:00Z">
        <w:del w:id="1722" w:author="Sreekanth  Gopi" w:date="2022-11-29T22:29:00Z">
          <w:r w:rsidRPr="6F08318B" w:rsidDel="000B62C4">
            <w:delText xml:space="preserve">Pasted: </w:delText>
          </w:r>
        </w:del>
      </w:ins>
      <w:ins w:id="1723" w:author="Sreekanth Gopi" w:date="2022-10-09T14:01:00Z">
        <w:del w:id="1724" w:author="Sreekanth  Gopi" w:date="2022-11-29T22:29:00Z">
          <w:r w:rsidR="32547D82" w:rsidRPr="6F08318B" w:rsidDel="000B62C4">
            <w:delText>Quantum healing is one of the novels holistic medicine begins to emerge. Matter is not made out of matter, but energy. Matter can be converted in to energy, energy can be converted in to matter is a theory of aduality given by Nobel laureate Hans Peter Duerr. Body tries to</w:delText>
          </w:r>
        </w:del>
      </w:ins>
      <w:ins w:id="1725" w:author="Sreekanth Gopi" w:date="2022-10-09T14:02:00Z">
        <w:del w:id="1726" w:author="Sreekanth  Gopi" w:date="2022-11-29T22:29:00Z">
          <w:r w:rsidR="72B6157A" w:rsidRPr="6F08318B" w:rsidDel="000B62C4">
            <w:delText xml:space="preserve"> rebuilt each time, when it oscillate between energy and particles.</w:delText>
          </w:r>
        </w:del>
      </w:ins>
      <w:ins w:id="1727" w:author="Sreekanth Gopi" w:date="2022-10-09T14:04:00Z">
        <w:del w:id="1728" w:author="Sreekanth  Gopi" w:date="2022-11-29T22:29:00Z">
          <w:r w:rsidR="622B1013" w:rsidRPr="6F08318B" w:rsidDel="000B62C4">
            <w:delText xml:space="preserve"> Quantum Healing - A Novel Current Concept of Holistic Healing</w:delText>
          </w:r>
        </w:del>
      </w:ins>
      <w:ins w:id="1729" w:author="Sreekanth Gopi" w:date="2022-10-09T14:05:00Z">
        <w:del w:id="1730" w:author="Sreekanth  Gopi" w:date="2022-11-29T22:29:00Z">
          <w:r w:rsidR="622B1013" w:rsidRPr="6F08318B" w:rsidDel="000B62C4">
            <w:delText xml:space="preserve"> by Sri Hari</w:delText>
          </w:r>
        </w:del>
      </w:ins>
    </w:p>
    <w:p w14:paraId="58E66F7E" w14:textId="50365F2E" w:rsidR="147BB1D7" w:rsidDel="000B62C4" w:rsidRDefault="147BB1D7" w:rsidP="6F08318B">
      <w:pPr>
        <w:spacing w:line="360" w:lineRule="auto"/>
        <w:ind w:firstLine="720"/>
        <w:rPr>
          <w:ins w:id="1731" w:author="Sreekanth Gopi" w:date="2022-10-09T14:09:00Z"/>
          <w:del w:id="1732" w:author="Sreekanth  Gopi" w:date="2022-11-29T22:29:00Z"/>
        </w:rPr>
      </w:pPr>
      <w:ins w:id="1733" w:author="Sreekanth Gopi" w:date="2022-10-09T14:09:00Z">
        <w:del w:id="1734" w:author="Sreekanth  Gopi" w:date="2022-11-29T22:29:00Z">
          <w:r w:rsidRPr="6F08318B" w:rsidDel="000B62C4">
            <w:delText>To Read: Quantum-Holistic Framework of Transpersonal Psychosomatics:</w:delText>
          </w:r>
        </w:del>
      </w:ins>
    </w:p>
    <w:p w14:paraId="33513578" w14:textId="5F9D6CA9" w:rsidR="147BB1D7" w:rsidDel="000B62C4" w:rsidRDefault="147BB1D7" w:rsidP="6F08318B">
      <w:pPr>
        <w:spacing w:line="360" w:lineRule="auto"/>
        <w:ind w:firstLine="720"/>
        <w:rPr>
          <w:ins w:id="1735" w:author="Sreekanth Gopi" w:date="2022-10-09T14:09:00Z"/>
          <w:del w:id="1736" w:author="Sreekanth  Gopi" w:date="2022-11-29T22:29:00Z"/>
        </w:rPr>
      </w:pPr>
      <w:ins w:id="1737" w:author="Sreekanth Gopi" w:date="2022-10-09T14:09:00Z">
        <w:del w:id="1738" w:author="Sreekanth  Gopi" w:date="2022-11-29T22:29:00Z">
          <w:r w:rsidRPr="6F08318B" w:rsidDel="000B62C4">
            <w:delText>Complete Healing and Spiritual Integration Dejan Raković</w:delText>
          </w:r>
        </w:del>
      </w:ins>
    </w:p>
    <w:p w14:paraId="1DBA16B3" w14:textId="355E74D9" w:rsidR="6F08318B" w:rsidDel="000B62C4" w:rsidRDefault="6F08318B" w:rsidP="6F08318B">
      <w:pPr>
        <w:spacing w:line="360" w:lineRule="auto"/>
        <w:ind w:firstLine="720"/>
        <w:rPr>
          <w:del w:id="1739" w:author="Sreekanth  Gopi" w:date="2022-11-29T22:29:00Z"/>
        </w:rPr>
      </w:pPr>
    </w:p>
    <w:p w14:paraId="27E26A1E" w14:textId="650C9609" w:rsidR="6FB9CE59" w:rsidDel="000B62C4" w:rsidRDefault="6FB9CE59" w:rsidP="6F08318B">
      <w:pPr>
        <w:spacing w:line="360" w:lineRule="auto"/>
        <w:ind w:firstLine="720"/>
        <w:rPr>
          <w:del w:id="1740" w:author="Sreekanth  Gopi" w:date="2022-11-29T22:29:00Z"/>
        </w:rPr>
      </w:pPr>
      <w:del w:id="1741" w:author="Sreekanth  Gopi" w:date="2022-11-29T22:29:00Z">
        <w:r w:rsidRPr="6F08318B" w:rsidDel="000B62C4">
          <w:delText>Emotional healing.</w:delText>
        </w:r>
      </w:del>
    </w:p>
    <w:p w14:paraId="6C83BEA1" w14:textId="4F46340D" w:rsidR="00B66B53" w:rsidRPr="00B66B53" w:rsidDel="00D5208F" w:rsidRDefault="67D61603" w:rsidP="6F08318B">
      <w:pPr>
        <w:spacing w:line="360" w:lineRule="auto"/>
        <w:rPr>
          <w:del w:id="1742" w:author="Sreekanth  Gopi" w:date="2022-11-29T21:59:00Z"/>
          <w:b/>
          <w:bCs/>
        </w:rPr>
      </w:pPr>
      <w:del w:id="1743" w:author="Sreekanth  Gopi" w:date="2022-11-29T21:59:00Z">
        <w:r w:rsidRPr="6F08318B" w:rsidDel="00D5208F">
          <w:rPr>
            <w:b/>
            <w:bCs/>
          </w:rPr>
          <w:delText xml:space="preserve">CM </w:delText>
        </w:r>
        <w:r w:rsidR="6B0A06F1" w:rsidRPr="6F08318B" w:rsidDel="00D5208F">
          <w:rPr>
            <w:b/>
            <w:bCs/>
          </w:rPr>
          <w:delText>Meditation</w:delText>
        </w:r>
        <w:r w:rsidR="6B0A06F1" w:rsidDel="00D5208F">
          <w:delText xml:space="preserve"> </w:delText>
        </w:r>
        <w:r w:rsidRPr="6F08318B" w:rsidDel="00D5208F">
          <w:rPr>
            <w:b/>
            <w:bCs/>
          </w:rPr>
          <w:delText>II compilation:</w:delText>
        </w:r>
      </w:del>
    </w:p>
    <w:p w14:paraId="6C9490FB" w14:textId="33AC31EE" w:rsidR="00E22B2A" w:rsidDel="00D5208F" w:rsidRDefault="3395238B" w:rsidP="433FE100">
      <w:pPr>
        <w:spacing w:line="360" w:lineRule="auto"/>
        <w:ind w:firstLine="720"/>
        <w:rPr>
          <w:ins w:id="1744" w:author="Sreekanth Gopi" w:date="2022-10-10T17:02:00Z"/>
          <w:del w:id="1745" w:author="Sreekanth  Gopi" w:date="2022-11-29T21:59:00Z"/>
        </w:rPr>
      </w:pPr>
      <w:commentRangeStart w:id="1746"/>
      <w:del w:id="1747" w:author="Sreekanth  Gopi" w:date="2022-11-29T21:59:00Z">
        <w:r w:rsidDel="00D5208F">
          <w:delText>In general, mind-body energy healing therapies appear to have a good impact on people's lives and sleep, lessen anxiety and depressed symptoms, and improve mental health conditions</w:delText>
        </w:r>
        <w:commentRangeEnd w:id="1746"/>
        <w:r w:rsidR="0015588B" w:rsidDel="00D5208F">
          <w:commentReference w:id="1746"/>
        </w:r>
        <w:r w:rsidR="076809F4" w:rsidDel="00D5208F">
          <w:delText xml:space="preserve"> (Rogers et al., 2021)</w:delText>
        </w:r>
        <w:r w:rsidDel="00D5208F">
          <w:delText xml:space="preserve">. However, very little is known about how the healing efficacy of the various techniques converges or diverges. </w:delText>
        </w:r>
        <w:commentRangeStart w:id="1748"/>
        <w:r w:rsidR="0015588B" w:rsidDel="00D5208F">
          <w:delText>A consolidation of the three branches of yoga namely yogasana, pranayama, and meditation / chanting combined with energy healing could be an effective way to reduce the symptoms of ADHD</w:delText>
        </w:r>
        <w:commentRangeEnd w:id="1748"/>
        <w:r w:rsidR="0015588B" w:rsidDel="00D5208F">
          <w:commentReference w:id="1748"/>
        </w:r>
        <w:r w:rsidR="0015588B" w:rsidDel="00D5208F">
          <w:delText>.</w:delText>
        </w:r>
        <w:r w:rsidR="0D5AD931" w:rsidDel="00D5208F">
          <w:delText xml:space="preserve"> </w:delText>
        </w:r>
        <w:r w:rsidDel="00D5208F">
          <w:delText xml:space="preserve">In this study, as a sequel to </w:delText>
        </w:r>
        <w:commentRangeStart w:id="1749"/>
        <w:commentRangeStart w:id="1750"/>
        <w:r w:rsidDel="00D5208F">
          <w:delText>ChakraMarmaKosha Meditation,</w:delText>
        </w:r>
        <w:commentRangeEnd w:id="1749"/>
        <w:r w:rsidR="0015588B" w:rsidDel="00D5208F">
          <w:commentReference w:id="1749"/>
        </w:r>
        <w:commentRangeEnd w:id="1750"/>
        <w:r w:rsidR="0015588B" w:rsidDel="00D5208F">
          <w:commentReference w:id="1750"/>
        </w:r>
        <w:r w:rsidDel="00D5208F">
          <w:delText xml:space="preserve"> I intend to generate a narration from the </w:delText>
        </w:r>
        <w:r w:rsidR="56B359F6" w:rsidDel="00D5208F">
          <w:delText xml:space="preserve">above </w:delText>
        </w:r>
        <w:r w:rsidDel="00D5208F">
          <w:delText>literature and create a guided meditation</w:delText>
        </w:r>
        <w:r w:rsidR="06F8F2FF" w:rsidDel="00D5208F">
          <w:delText xml:space="preserve"> namely ChakraMarmaKosha Meditation II</w:delText>
        </w:r>
        <w:r w:rsidDel="00D5208F">
          <w:delText xml:space="preserve">. </w:delText>
        </w:r>
      </w:del>
      <w:ins w:id="1751" w:author="Sreekanth Gopi" w:date="2022-10-10T16:57:00Z">
        <w:del w:id="1752" w:author="Sreekanth  Gopi" w:date="2022-11-29T21:59:00Z">
          <w:r w:rsidR="770CE114" w:rsidDel="00D5208F">
            <w:delText>The hypothesis is that a</w:delText>
          </w:r>
          <w:commentRangeStart w:id="1753"/>
          <w:commentRangeStart w:id="1754"/>
          <w:r w:rsidR="770CE114" w:rsidDel="00D5208F">
            <w:delText xml:space="preserve"> consolidation of the three branches of yoga namely yogasana, pranayama, and meditation / chanting combined with energy healing could be an effective way to reduce the symptoms of ADHD</w:delText>
          </w:r>
        </w:del>
      </w:ins>
      <w:commentRangeEnd w:id="1753"/>
      <w:del w:id="1755" w:author="Sreekanth  Gopi" w:date="2022-11-29T21:59:00Z">
        <w:r w:rsidR="0015588B" w:rsidDel="00D5208F">
          <w:commentReference w:id="1753"/>
        </w:r>
        <w:commentRangeEnd w:id="1754"/>
        <w:r w:rsidR="0015588B" w:rsidDel="00D5208F">
          <w:commentReference w:id="1754"/>
        </w:r>
      </w:del>
      <w:ins w:id="1756" w:author="Sreekanth Gopi" w:date="2022-10-10T16:57:00Z">
        <w:del w:id="1757" w:author="Sreekanth  Gopi" w:date="2022-11-29T21:59:00Z">
          <w:r w:rsidR="770CE114" w:rsidDel="00D5208F">
            <w:delText>.</w:delText>
          </w:r>
        </w:del>
      </w:ins>
    </w:p>
    <w:p w14:paraId="76B6FC34" w14:textId="4150B5D3" w:rsidR="008D79F0" w:rsidDel="000B62C4" w:rsidRDefault="008D79F0">
      <w:pPr>
        <w:spacing w:line="360" w:lineRule="auto"/>
        <w:rPr>
          <w:del w:id="1758" w:author="Sreekanth  Gopi" w:date="2022-11-29T22:29:00Z"/>
        </w:rPr>
        <w:pPrChange w:id="1759" w:author="Sreekanth  Gopi" w:date="2022-11-29T13:11:00Z">
          <w:pPr>
            <w:spacing w:line="360" w:lineRule="auto"/>
            <w:ind w:firstLine="720"/>
          </w:pPr>
        </w:pPrChange>
      </w:pPr>
    </w:p>
    <w:p w14:paraId="17C55687" w14:textId="79F74C65" w:rsidR="46520EFE" w:rsidDel="000B62C4" w:rsidRDefault="46520EFE" w:rsidP="6F08318B">
      <w:pPr>
        <w:spacing w:line="360" w:lineRule="auto"/>
        <w:rPr>
          <w:del w:id="1760" w:author="Sreekanth  Gopi" w:date="2022-11-29T22:29:00Z"/>
        </w:rPr>
      </w:pPr>
      <w:del w:id="1761" w:author="Sreekanth  Gopi" w:date="2022-11-29T22:29:00Z">
        <w:r w:rsidDel="000B62C4">
          <w:delText>ChakraMarmaKosha Meditation II Sequence:</w:delText>
        </w:r>
      </w:del>
    </w:p>
    <w:p w14:paraId="20084139" w14:textId="62D9EFDA" w:rsidR="26D910D7" w:rsidDel="000B62C4" w:rsidRDefault="26D910D7" w:rsidP="6F08318B">
      <w:pPr>
        <w:pStyle w:val="ListParagraph"/>
        <w:numPr>
          <w:ilvl w:val="0"/>
          <w:numId w:val="1"/>
        </w:numPr>
        <w:spacing w:line="360" w:lineRule="auto"/>
        <w:rPr>
          <w:del w:id="1762" w:author="Sreekanth  Gopi" w:date="2022-11-29T22:29:00Z"/>
          <w:rFonts w:asciiTheme="minorHAnsi" w:eastAsiaTheme="minorEastAsia" w:hAnsiTheme="minorHAnsi" w:cstheme="minorBidi"/>
        </w:rPr>
      </w:pPr>
      <w:del w:id="1763" w:author="Sreekanth  Gopi" w:date="2022-11-29T22:29:00Z">
        <w:r w:rsidRPr="6F08318B" w:rsidDel="000B62C4">
          <w:rPr>
            <w:rFonts w:asciiTheme="minorHAnsi" w:eastAsiaTheme="minorEastAsia" w:hAnsiTheme="minorHAnsi" w:cstheme="minorBidi"/>
          </w:rPr>
          <w:delText>Yoga – 10 minutes</w:delText>
        </w:r>
        <w:r w:rsidR="3FCF0B44" w:rsidRPr="6F08318B" w:rsidDel="000B62C4">
          <w:rPr>
            <w:rFonts w:asciiTheme="minorHAnsi" w:eastAsiaTheme="minorEastAsia" w:hAnsiTheme="minorHAnsi" w:cstheme="minorBidi"/>
          </w:rPr>
          <w:delText xml:space="preserve"> (Action)</w:delText>
        </w:r>
      </w:del>
    </w:p>
    <w:p w14:paraId="0876FA2A" w14:textId="57D9D57D" w:rsidR="26D910D7" w:rsidDel="000B62C4" w:rsidRDefault="26D910D7" w:rsidP="6F08318B">
      <w:pPr>
        <w:pStyle w:val="ListParagraph"/>
        <w:numPr>
          <w:ilvl w:val="0"/>
          <w:numId w:val="1"/>
        </w:numPr>
        <w:spacing w:line="360" w:lineRule="auto"/>
        <w:rPr>
          <w:del w:id="1764" w:author="Sreekanth  Gopi" w:date="2022-11-29T22:29:00Z"/>
          <w:rFonts w:asciiTheme="minorHAnsi" w:eastAsiaTheme="minorEastAsia" w:hAnsiTheme="minorHAnsi" w:cstheme="minorBidi"/>
        </w:rPr>
      </w:pPr>
      <w:del w:id="1765" w:author="Sreekanth  Gopi" w:date="2022-11-29T22:29:00Z">
        <w:r w:rsidRPr="6F08318B" w:rsidDel="000B62C4">
          <w:rPr>
            <w:rFonts w:asciiTheme="minorHAnsi" w:eastAsiaTheme="minorEastAsia" w:hAnsiTheme="minorHAnsi" w:cstheme="minorBidi"/>
          </w:rPr>
          <w:delText>Pranamaya (Breathing) - 10 minutes</w:delText>
        </w:r>
        <w:r w:rsidR="7CAD99A6" w:rsidRPr="6F08318B" w:rsidDel="000B62C4">
          <w:rPr>
            <w:rFonts w:asciiTheme="minorHAnsi" w:eastAsiaTheme="minorEastAsia" w:hAnsiTheme="minorHAnsi" w:cstheme="minorBidi"/>
          </w:rPr>
          <w:delText xml:space="preserve"> (Action)</w:delText>
        </w:r>
      </w:del>
    </w:p>
    <w:p w14:paraId="55226791" w14:textId="7A8455C5" w:rsidR="26D910D7" w:rsidDel="000B62C4" w:rsidRDefault="26D910D7" w:rsidP="6F08318B">
      <w:pPr>
        <w:pStyle w:val="ListParagraph"/>
        <w:numPr>
          <w:ilvl w:val="0"/>
          <w:numId w:val="1"/>
        </w:numPr>
        <w:spacing w:line="360" w:lineRule="auto"/>
        <w:rPr>
          <w:del w:id="1766" w:author="Sreekanth  Gopi" w:date="2022-11-29T22:29:00Z"/>
        </w:rPr>
      </w:pPr>
      <w:del w:id="1767" w:author="Sreekanth  Gopi" w:date="2022-11-29T22:29:00Z">
        <w:r w:rsidRPr="6F08318B" w:rsidDel="000B62C4">
          <w:rPr>
            <w:rFonts w:asciiTheme="minorHAnsi" w:eastAsiaTheme="minorEastAsia" w:hAnsiTheme="minorHAnsi" w:cstheme="minorBidi"/>
          </w:rPr>
          <w:delText xml:space="preserve">Chakra meditation </w:delText>
        </w:r>
        <w:r w:rsidR="18EF0503" w:rsidRPr="6F08318B" w:rsidDel="000B62C4">
          <w:rPr>
            <w:rFonts w:asciiTheme="minorHAnsi" w:eastAsiaTheme="minorEastAsia" w:hAnsiTheme="minorHAnsi" w:cstheme="minorBidi"/>
          </w:rPr>
          <w:delText xml:space="preserve">Attention on energy centers </w:delText>
        </w:r>
        <w:r w:rsidRPr="6F08318B" w:rsidDel="000B62C4">
          <w:rPr>
            <w:rFonts w:asciiTheme="minorHAnsi" w:eastAsiaTheme="minorEastAsia" w:hAnsiTheme="minorHAnsi" w:cstheme="minorBidi"/>
          </w:rPr>
          <w:delText>– 10 minutes</w:delText>
        </w:r>
      </w:del>
    </w:p>
    <w:p w14:paraId="14B6E7EC" w14:textId="1E4AB611" w:rsidR="26D910D7" w:rsidDel="000B62C4" w:rsidRDefault="26D910D7" w:rsidP="6F08318B">
      <w:pPr>
        <w:pStyle w:val="ListParagraph"/>
        <w:numPr>
          <w:ilvl w:val="0"/>
          <w:numId w:val="1"/>
        </w:numPr>
        <w:spacing w:line="360" w:lineRule="auto"/>
        <w:rPr>
          <w:del w:id="1768" w:author="Sreekanth  Gopi" w:date="2022-11-29T22:29:00Z"/>
        </w:rPr>
      </w:pPr>
      <w:del w:id="1769" w:author="Sreekanth  Gopi" w:date="2022-11-29T22:29:00Z">
        <w:r w:rsidRPr="6F08318B" w:rsidDel="000B62C4">
          <w:rPr>
            <w:rFonts w:asciiTheme="minorHAnsi" w:eastAsiaTheme="minorEastAsia" w:hAnsiTheme="minorHAnsi" w:cstheme="minorBidi"/>
          </w:rPr>
          <w:delText>Chanting – 10 minutes</w:delText>
        </w:r>
        <w:r w:rsidR="1F64DBA6" w:rsidRPr="6F08318B" w:rsidDel="000B62C4">
          <w:rPr>
            <w:rFonts w:asciiTheme="minorHAnsi" w:eastAsiaTheme="minorEastAsia" w:hAnsiTheme="minorHAnsi" w:cstheme="minorBidi"/>
          </w:rPr>
          <w:delText xml:space="preserve"> (Action)</w:delText>
        </w:r>
      </w:del>
    </w:p>
    <w:p w14:paraId="513F678A" w14:textId="28406941" w:rsidR="26D910D7" w:rsidDel="000B62C4" w:rsidRDefault="26D910D7" w:rsidP="6F08318B">
      <w:pPr>
        <w:pStyle w:val="ListParagraph"/>
        <w:numPr>
          <w:ilvl w:val="0"/>
          <w:numId w:val="1"/>
        </w:numPr>
        <w:spacing w:line="360" w:lineRule="auto"/>
        <w:rPr>
          <w:del w:id="1770" w:author="Sreekanth  Gopi" w:date="2022-11-29T22:29:00Z"/>
        </w:rPr>
      </w:pPr>
      <w:del w:id="1771" w:author="Sreekanth  Gopi" w:date="2022-11-29T22:29:00Z">
        <w:r w:rsidRPr="6F08318B" w:rsidDel="000B62C4">
          <w:rPr>
            <w:rFonts w:asciiTheme="minorHAnsi" w:eastAsiaTheme="minorEastAsia" w:hAnsiTheme="minorHAnsi" w:cstheme="minorBidi"/>
          </w:rPr>
          <w:delText>Healing – 10 mins</w:delText>
        </w:r>
        <w:r w:rsidR="523874C4" w:rsidRPr="6F08318B" w:rsidDel="000B62C4">
          <w:rPr>
            <w:rFonts w:asciiTheme="minorHAnsi" w:eastAsiaTheme="minorEastAsia" w:hAnsiTheme="minorHAnsi" w:cstheme="minorBidi"/>
          </w:rPr>
          <w:delText xml:space="preserve"> </w:delText>
        </w:r>
      </w:del>
    </w:p>
    <w:p w14:paraId="3718163E" w14:textId="4A12B21D" w:rsidR="6F08318B" w:rsidDel="000B62C4" w:rsidRDefault="6F08318B" w:rsidP="6F08318B">
      <w:pPr>
        <w:spacing w:line="360" w:lineRule="auto"/>
        <w:ind w:firstLine="720"/>
        <w:rPr>
          <w:del w:id="1772" w:author="Sreekanth  Gopi" w:date="2022-11-29T22:29:00Z"/>
          <w:b/>
          <w:bCs/>
        </w:rPr>
      </w:pPr>
    </w:p>
    <w:p w14:paraId="72027385" w14:textId="393EBC7B" w:rsidR="002110AC" w:rsidDel="000B62C4" w:rsidRDefault="02378048" w:rsidP="6F08318B">
      <w:pPr>
        <w:spacing w:line="360" w:lineRule="auto"/>
        <w:ind w:firstLine="720"/>
        <w:rPr>
          <w:del w:id="1773" w:author="Sreekanth  Gopi" w:date="2022-11-29T22:29:00Z"/>
          <w:b/>
          <w:bCs/>
        </w:rPr>
      </w:pPr>
      <w:commentRangeStart w:id="1774"/>
      <w:del w:id="1775" w:author="Sreekanth  Gopi" w:date="2022-11-29T22:29:00Z">
        <w:r w:rsidRPr="6F08318B" w:rsidDel="000B62C4">
          <w:rPr>
            <w:b/>
            <w:bCs/>
          </w:rPr>
          <w:delText>Methodology</w:delText>
        </w:r>
        <w:r w:rsidDel="000B62C4">
          <w:delText xml:space="preserve">: </w:delText>
        </w:r>
        <w:commentRangeEnd w:id="1774"/>
        <w:r w:rsidR="00E22B2A" w:rsidDel="000B62C4">
          <w:commentReference w:id="1774"/>
        </w:r>
      </w:del>
    </w:p>
    <w:p w14:paraId="52E4515B" w14:textId="0D2E3789" w:rsidR="002110AC" w:rsidDel="000B62C4" w:rsidRDefault="00E22B2A" w:rsidP="6F08318B">
      <w:pPr>
        <w:spacing w:line="360" w:lineRule="auto"/>
        <w:ind w:firstLine="720"/>
        <w:rPr>
          <w:del w:id="1776" w:author="Sreekanth  Gopi" w:date="2022-11-29T22:29:00Z"/>
        </w:rPr>
      </w:pPr>
      <w:del w:id="1777" w:author="Sreekanth  Gopi" w:date="2022-11-29T22:29:00Z">
        <w:r w:rsidDel="000B62C4">
          <w:delText>A sampling rate of 128 Hz is considered, and we will slice the data at this rate to analyze data. α,β,γ,δ,θ bands table will be extracted and then use the α,β,γ,δ,θ data to classify. Calculate TBR and based on that identify ADHD patients based on high TBR. Also Cz channel alone will be checked based on TBR and predict just based on this single channel and compare results.</w:delText>
        </w:r>
      </w:del>
    </w:p>
    <w:p w14:paraId="1CC04CD7" w14:textId="68A8FFB5" w:rsidR="002110AC" w:rsidDel="000B62C4" w:rsidRDefault="6A809A56" w:rsidP="6F08318B">
      <w:pPr>
        <w:spacing w:line="360" w:lineRule="auto"/>
        <w:ind w:firstLine="720"/>
        <w:rPr>
          <w:del w:id="1778" w:author="Sreekanth  Gopi" w:date="2022-11-29T22:29:00Z"/>
        </w:rPr>
      </w:pPr>
      <w:del w:id="1779" w:author="Sreekanth  Gopi" w:date="2022-11-29T22:29:00Z">
        <w:r w:rsidDel="000B62C4">
          <w:delText xml:space="preserve">Phase 1: </w:delText>
        </w:r>
      </w:del>
    </w:p>
    <w:p w14:paraId="45354955" w14:textId="6AE575C2" w:rsidR="002110AC" w:rsidDel="000B62C4" w:rsidRDefault="6A809A56" w:rsidP="433FE100">
      <w:pPr>
        <w:spacing w:line="360" w:lineRule="auto"/>
        <w:ind w:firstLine="720"/>
        <w:rPr>
          <w:ins w:id="1780" w:author="Sreekanth Gopi" w:date="2022-10-10T17:04:00Z"/>
          <w:del w:id="1781" w:author="Sreekanth  Gopi" w:date="2022-11-29T22:29:00Z"/>
        </w:rPr>
      </w:pPr>
      <w:del w:id="1782" w:author="Sreekanth  Gopi" w:date="2022-11-29T22:29:00Z">
        <w:r w:rsidDel="000B62C4">
          <w:delText>As an initial step, an existing dataset is being selected that contains EEG data of ADHD verses non-ADHD participants. Based on the EEG</w:delText>
        </w:r>
        <w:r w:rsidR="5A8BC1F0" w:rsidDel="000B62C4">
          <w:delText xml:space="preserve"> data, </w:delText>
        </w:r>
        <w:r w:rsidR="4D009207" w:rsidDel="000B62C4">
          <w:delText xml:space="preserve">feature selection </w:delText>
        </w:r>
        <w:r w:rsidR="383FA395" w:rsidDel="000B62C4">
          <w:delText xml:space="preserve">is </w:delText>
        </w:r>
        <w:r w:rsidR="326F8225" w:rsidDel="000B62C4">
          <w:delText>done.</w:delText>
        </w:r>
        <w:r w:rsidR="186105FA" w:rsidDel="000B62C4">
          <w:delText xml:space="preserve"> Also, as a part of data </w:delText>
        </w:r>
        <w:r w:rsidR="3ED03F34" w:rsidDel="000B62C4">
          <w:delText>preprocessing</w:delText>
        </w:r>
        <w:r w:rsidR="186105FA" w:rsidDel="000B62C4">
          <w:delText>, artifacts would be removed by first identifying them, and then removing them.</w:delText>
        </w:r>
        <w:r w:rsidR="124CA1F2" w:rsidDel="000B62C4">
          <w:delText xml:space="preserve"> Dimension reduction will be done to compute models more proficiently. Then data would be visualized in 2- or 3-dimensions mapping from high dimensional space to low dimensional space reduce irrelevant information while minimizing relevant information loss. </w:delText>
        </w:r>
        <w:r w:rsidR="124CA1F2" w:rsidRPr="433FE100" w:rsidDel="000B62C4">
          <w:rPr>
            <w:color w:val="1F497D" w:themeColor="text2"/>
            <w:rPrChange w:id="1783" w:author="Sreekanth Gopi" w:date="2022-10-10T22:47:00Z">
              <w:rPr/>
            </w:rPrChange>
          </w:rPr>
          <w:delText>Then feature selection methods such as data filter, wrapper, or embedded methods will be applied to eliminate redundant features. After data filtering and signal preprocessing, numerous characteristics would be extracted from the recorded signals, some of which represent the time series and time-frequency features, while others indicate the complexity and roughness of the signals which are known as fractal-based features (Sadatnezhad, 2011).</w:delText>
        </w:r>
        <w:r w:rsidR="124CA1F2" w:rsidDel="000B62C4">
          <w:delText xml:space="preserve"> </w:delText>
        </w:r>
        <w:r w:rsidR="124CA1F2" w:rsidRPr="433FE100" w:rsidDel="000B62C4">
          <w:rPr>
            <w:color w:val="1F497D" w:themeColor="text2"/>
            <w:rPrChange w:id="1784" w:author="Sreekanth Gopi" w:date="2022-10-10T22:48:00Z">
              <w:rPr/>
            </w:rPrChange>
          </w:rPr>
          <w:delText xml:space="preserve">Feature extraction helps in generating synthetic features that represent the available ones.  </w:delText>
        </w:r>
        <w:r w:rsidR="453C0EBE" w:rsidRPr="433FE100" w:rsidDel="000B62C4">
          <w:rPr>
            <w:color w:val="1F497D" w:themeColor="text2"/>
            <w:rPrChange w:id="1785" w:author="Sreekanth Gopi" w:date="2022-10-10T22:48:00Z">
              <w:rPr/>
            </w:rPrChange>
          </w:rPr>
          <w:delText xml:space="preserve">In this study, Principal Component Analysis (PCA) was used to extract significant features with robust patterns that might be used to identify patients with ADHD. PCA is an unsupervised dimensionality reduction method that can be used to extract significant patterns from the given dataset. Through the use of orthogonal transformation, it is a statistical technique that converts observations of correlated features into a set of linearly uncorrelated data. The </w:delText>
        </w:r>
        <w:r w:rsidR="416D026F" w:rsidRPr="433FE100" w:rsidDel="000B62C4">
          <w:rPr>
            <w:color w:val="1F497D" w:themeColor="text2"/>
            <w:rPrChange w:id="1786" w:author="Sreekanth Gopi" w:date="2022-10-10T22:48:00Z">
              <w:rPr/>
            </w:rPrChange>
          </w:rPr>
          <w:delText>newly altered traits found</w:delText>
        </w:r>
        <w:r w:rsidR="453C0EBE" w:rsidRPr="433FE100" w:rsidDel="000B62C4">
          <w:rPr>
            <w:color w:val="1F497D" w:themeColor="text2"/>
            <w:rPrChange w:id="1787" w:author="Sreekanth Gopi" w:date="2022-10-10T22:48:00Z">
              <w:rPr/>
            </w:rPrChange>
          </w:rPr>
          <w:delText xml:space="preserve"> are referred to as the </w:delText>
        </w:r>
        <w:r w:rsidR="612A2A9C" w:rsidRPr="433FE100" w:rsidDel="000B62C4">
          <w:rPr>
            <w:color w:val="1F497D" w:themeColor="text2"/>
            <w:rPrChange w:id="1788" w:author="Sreekanth Gopi" w:date="2022-10-10T22:48:00Z">
              <w:rPr/>
            </w:rPrChange>
          </w:rPr>
          <w:delText xml:space="preserve">principal </w:delText>
        </w:r>
        <w:r w:rsidR="453C0EBE" w:rsidRPr="433FE100" w:rsidDel="000B62C4">
          <w:rPr>
            <w:color w:val="1F497D" w:themeColor="text2"/>
            <w:rPrChange w:id="1789" w:author="Sreekanth Gopi" w:date="2022-10-10T22:48:00Z">
              <w:rPr/>
            </w:rPrChange>
          </w:rPr>
          <w:delText>components in this manner (Jolliffe, 2016). Using PCA, complementary features can be found and combined to enhance classifier performance</w:delText>
        </w:r>
      </w:del>
      <w:ins w:id="1790" w:author="Sreekanth Gopi" w:date="2022-10-10T11:22:00Z">
        <w:del w:id="1791" w:author="Sreekanth  Gopi" w:date="2022-11-29T22:29:00Z">
          <w:r w:rsidR="3212AA37" w:rsidRPr="433FE100" w:rsidDel="000B62C4">
            <w:rPr>
              <w:color w:val="1F497D" w:themeColor="text2"/>
              <w:rPrChange w:id="1792" w:author="Sreekanth Gopi" w:date="2022-10-10T22:48:00Z">
                <w:rPr/>
              </w:rPrChange>
            </w:rPr>
            <w:delText xml:space="preserve"> (Kaur, A., 2022)</w:delText>
          </w:r>
        </w:del>
      </w:ins>
      <w:del w:id="1793" w:author="Sreekanth  Gopi" w:date="2022-11-29T22:29:00Z">
        <w:r w:rsidR="453C0EBE" w:rsidRPr="433FE100" w:rsidDel="000B62C4">
          <w:rPr>
            <w:color w:val="1F497D" w:themeColor="text2"/>
            <w:rPrChange w:id="1794" w:author="Sreekanth Gopi" w:date="2022-10-10T22:48:00Z">
              <w:rPr/>
            </w:rPrChange>
          </w:rPr>
          <w:delText>.</w:delText>
        </w:r>
        <w:r w:rsidR="453C0EBE" w:rsidDel="000B62C4">
          <w:delText xml:space="preserve"> </w:delText>
        </w:r>
        <w:r w:rsidR="124CA1F2" w:rsidDel="000B62C4">
          <w:delText>Then, certain Machine Learning classifiers are used to classify the data using these extracted characteristics.</w:delText>
        </w:r>
        <w:r w:rsidDel="000B62C4">
          <w:delText xml:space="preserve"> </w:delText>
        </w:r>
        <w:r w:rsidR="0F72ADCF" w:rsidDel="000B62C4">
          <w:delText xml:space="preserve">In this project, the </w:delText>
        </w:r>
        <w:r w:rsidR="0F72ADCF" w:rsidRPr="433FE100" w:rsidDel="000B62C4">
          <w:rPr>
            <w:b/>
            <w:bCs/>
            <w:rPrChange w:id="1795" w:author="Sreekanth Gopi" w:date="2022-10-10T22:48:00Z">
              <w:rPr/>
            </w:rPrChange>
          </w:rPr>
          <w:delText>dataset from Mohammadi et al</w:delText>
        </w:r>
        <w:r w:rsidR="0F72ADCF" w:rsidDel="000B62C4">
          <w:delText>.’s study will be used to do a ML classification based on</w:delText>
        </w:r>
        <w:r w:rsidR="0F72ADCF" w:rsidRPr="433FE100" w:rsidDel="000B62C4">
          <w:rPr>
            <w:color w:val="7030A0"/>
            <w:rPrChange w:id="1796" w:author="Sreekanth Gopi" w:date="2022-10-10T22:50:00Z">
              <w:rPr/>
            </w:rPrChange>
          </w:rPr>
          <w:delText xml:space="preserve"> KNN classification (similarity measure), Naïve Bayes classification (probabilistic technique)</w:delText>
        </w:r>
        <w:r w:rsidR="0F72ADCF" w:rsidDel="000B62C4">
          <w:delText xml:space="preserve">, or apply a similar suitable classifier to attain best categorization. </w:delText>
        </w:r>
        <w:r w:rsidR="6FC38A8D" w:rsidRPr="433FE100" w:rsidDel="000B62C4">
          <w:rPr>
            <w:color w:val="C0504D" w:themeColor="accent2"/>
            <w:rPrChange w:id="1797" w:author="Sreekanth Gopi" w:date="2022-10-10T22:50:00Z">
              <w:rPr/>
            </w:rPrChange>
          </w:rPr>
          <w:delText xml:space="preserve">The Multi-layer Perceptron </w:delText>
        </w:r>
        <w:r w:rsidR="0373C612" w:rsidRPr="433FE100" w:rsidDel="000B62C4">
          <w:rPr>
            <w:color w:val="C0504D" w:themeColor="accent2"/>
            <w:rPrChange w:id="1798" w:author="Sreekanth Gopi" w:date="2022-10-10T22:50:00Z">
              <w:rPr/>
            </w:rPrChange>
          </w:rPr>
          <w:delText>(MLP)</w:delText>
        </w:r>
        <w:r w:rsidR="293C353A" w:rsidRPr="433FE100" w:rsidDel="000B62C4">
          <w:rPr>
            <w:color w:val="C0504D" w:themeColor="accent2"/>
            <w:rPrChange w:id="1799" w:author="Sreekanth Gopi" w:date="2022-10-10T22:50:00Z">
              <w:rPr/>
            </w:rPrChange>
          </w:rPr>
          <w:delText xml:space="preserve"> with a backpropagation</w:delText>
        </w:r>
        <w:r w:rsidR="26100695" w:rsidRPr="433FE100" w:rsidDel="000B62C4">
          <w:rPr>
            <w:color w:val="C0504D" w:themeColor="accent2"/>
            <w:rPrChange w:id="1800" w:author="Sreekanth Gopi" w:date="2022-10-10T22:50:00Z">
              <w:rPr/>
            </w:rPrChange>
          </w:rPr>
          <w:delText xml:space="preserve"> learning algorithm</w:delText>
        </w:r>
        <w:r w:rsidR="080A75B1" w:rsidRPr="433FE100" w:rsidDel="000B62C4">
          <w:rPr>
            <w:color w:val="C0504D" w:themeColor="accent2"/>
            <w:rPrChange w:id="1801" w:author="Sreekanth Gopi" w:date="2022-10-10T22:50:00Z">
              <w:rPr/>
            </w:rPrChange>
          </w:rPr>
          <w:delText xml:space="preserve"> </w:delText>
        </w:r>
        <w:r w:rsidR="26100695" w:rsidRPr="433FE100" w:rsidDel="000B62C4">
          <w:rPr>
            <w:color w:val="C0504D" w:themeColor="accent2"/>
            <w:rPrChange w:id="1802" w:author="Sreekanth Gopi" w:date="2022-10-10T22:50:00Z">
              <w:rPr/>
            </w:rPrChange>
          </w:rPr>
          <w:delText>classifier, a fully connected multi-layer neural network</w:delText>
        </w:r>
        <w:r w:rsidR="3BAE620C" w:rsidRPr="433FE100" w:rsidDel="000B62C4">
          <w:rPr>
            <w:color w:val="C0504D" w:themeColor="accent2"/>
            <w:rPrChange w:id="1803" w:author="Sreekanth Gopi" w:date="2022-10-10T22:50:00Z">
              <w:rPr/>
            </w:rPrChange>
          </w:rPr>
          <w:delText xml:space="preserve"> that is used in classification of </w:delText>
        </w:r>
        <w:r w:rsidR="1CE82FC1" w:rsidRPr="433FE100" w:rsidDel="000B62C4">
          <w:rPr>
            <w:color w:val="C0504D" w:themeColor="accent2"/>
            <w:rPrChange w:id="1804" w:author="Sreekanth Gopi" w:date="2022-10-10T22:50:00Z">
              <w:rPr/>
            </w:rPrChange>
          </w:rPr>
          <w:delText>ADHD (Nelles, O. (2020)</w:delText>
        </w:r>
        <w:r w:rsidR="26100695" w:rsidRPr="433FE100" w:rsidDel="000B62C4">
          <w:rPr>
            <w:color w:val="C0504D" w:themeColor="accent2"/>
            <w:rPrChange w:id="1805" w:author="Sreekanth Gopi" w:date="2022-10-10T22:50:00Z">
              <w:rPr/>
            </w:rPrChange>
          </w:rPr>
          <w:delText xml:space="preserve"> </w:delText>
        </w:r>
        <w:r w:rsidR="6FC38A8D" w:rsidRPr="433FE100" w:rsidDel="000B62C4">
          <w:rPr>
            <w:color w:val="C0504D" w:themeColor="accent2"/>
            <w:rPrChange w:id="1806" w:author="Sreekanth Gopi" w:date="2022-10-10T22:50:00Z">
              <w:rPr/>
            </w:rPrChange>
          </w:rPr>
          <w:delText xml:space="preserve">is also being </w:delText>
        </w:r>
        <w:r w:rsidR="6F9629A7" w:rsidRPr="433FE100" w:rsidDel="000B62C4">
          <w:rPr>
            <w:color w:val="C0504D" w:themeColor="accent2"/>
            <w:rPrChange w:id="1807" w:author="Sreekanth Gopi" w:date="2022-10-10T22:50:00Z">
              <w:rPr/>
            </w:rPrChange>
          </w:rPr>
          <w:delText>experimented</w:delText>
        </w:r>
        <w:r w:rsidR="14C0D37D" w:rsidRPr="433FE100" w:rsidDel="000B62C4">
          <w:rPr>
            <w:color w:val="C0504D" w:themeColor="accent2"/>
            <w:rPrChange w:id="1808" w:author="Sreekanth Gopi" w:date="2022-10-10T22:50:00Z">
              <w:rPr/>
            </w:rPrChange>
          </w:rPr>
          <w:delText xml:space="preserve"> during</w:delText>
        </w:r>
        <w:r w:rsidR="6FC38A8D" w:rsidRPr="433FE100" w:rsidDel="000B62C4">
          <w:rPr>
            <w:color w:val="C0504D" w:themeColor="accent2"/>
            <w:rPrChange w:id="1809" w:author="Sreekanth Gopi" w:date="2022-10-10T22:50:00Z">
              <w:rPr/>
            </w:rPrChange>
          </w:rPr>
          <w:delText xml:space="preserve"> </w:delText>
        </w:r>
        <w:r w:rsidR="0B75EB15" w:rsidRPr="433FE100" w:rsidDel="000B62C4">
          <w:rPr>
            <w:color w:val="C0504D" w:themeColor="accent2"/>
            <w:rPrChange w:id="1810" w:author="Sreekanth Gopi" w:date="2022-10-10T22:50:00Z">
              <w:rPr/>
            </w:rPrChange>
          </w:rPr>
          <w:delText>Python</w:delText>
        </w:r>
      </w:del>
      <w:ins w:id="1811" w:author="Sreekanth Gopi" w:date="2022-10-10T10:56:00Z">
        <w:del w:id="1812" w:author="Sreekanth  Gopi" w:date="2022-11-29T22:29:00Z">
          <w:r w:rsidR="0B75EB15" w:rsidRPr="433FE100" w:rsidDel="000B62C4">
            <w:rPr>
              <w:color w:val="C0504D" w:themeColor="accent2"/>
              <w:rPrChange w:id="1813" w:author="Sreekanth Gopi" w:date="2022-10-10T22:50:00Z">
                <w:rPr/>
              </w:rPrChange>
            </w:rPr>
            <w:delText xml:space="preserve"> </w:delText>
          </w:r>
        </w:del>
      </w:ins>
      <w:del w:id="1814" w:author="Sreekanth  Gopi" w:date="2022-11-29T22:29:00Z">
        <w:r w:rsidR="6FC38A8D" w:rsidRPr="433FE100" w:rsidDel="000B62C4">
          <w:rPr>
            <w:color w:val="C0504D" w:themeColor="accent2"/>
            <w:rPrChange w:id="1815" w:author="Sreekanth Gopi" w:date="2022-10-10T22:50:00Z">
              <w:rPr/>
            </w:rPrChange>
          </w:rPr>
          <w:delText xml:space="preserve">coding. </w:delText>
        </w:r>
        <w:r w:rsidR="20EA6945" w:rsidRPr="433FE100" w:rsidDel="000B62C4">
          <w:rPr>
            <w:color w:val="C0504D" w:themeColor="accent2"/>
            <w:rPrChange w:id="1816" w:author="Sreekanth Gopi" w:date="2022-10-10T22:50:00Z">
              <w:rPr/>
            </w:rPrChange>
          </w:rPr>
          <w:delText xml:space="preserve">It has been found that the accuracy of MLP algorithm is best one for ADHD data classification compared to other classifiers such as SVM classifier (Radhamani, E., &amp; Krishnaveni, K. (2016)). </w:delText>
        </w:r>
        <w:r w:rsidR="6FC38A8D" w:rsidRPr="433FE100" w:rsidDel="000B62C4">
          <w:rPr>
            <w:color w:val="C0504D" w:themeColor="accent2"/>
            <w:rPrChange w:id="1817" w:author="Sreekanth Gopi" w:date="2022-10-10T22:50:00Z">
              <w:rPr/>
            </w:rPrChange>
          </w:rPr>
          <w:delText xml:space="preserve">This model optimizes the log-loss function using LBFGS or stochastic gradient descent. </w:delText>
        </w:r>
        <w:r w:rsidR="26643374" w:rsidRPr="433FE100" w:rsidDel="000B62C4">
          <w:rPr>
            <w:color w:val="C0504D" w:themeColor="accent2"/>
            <w:rPrChange w:id="1818" w:author="Sreekanth Gopi" w:date="2022-10-10T22:50:00Z">
              <w:rPr/>
            </w:rPrChange>
          </w:rPr>
          <w:delText>Since the partial derivatives of the loss function with respect to the model parameters are computed at each time step to update the parameters, MLP</w:delText>
        </w:r>
      </w:del>
      <w:ins w:id="1819" w:author="Sreekanth Gopi" w:date="2022-10-10T10:54:00Z">
        <w:del w:id="1820" w:author="Sreekanth  Gopi" w:date="2022-11-29T22:29:00Z">
          <w:r w:rsidR="2981B0A6" w:rsidRPr="433FE100" w:rsidDel="000B62C4">
            <w:rPr>
              <w:color w:val="C0504D" w:themeColor="accent2"/>
              <w:rPrChange w:id="1821" w:author="Sreekanth Gopi" w:date="2022-10-10T22:50:00Z">
                <w:rPr/>
              </w:rPrChange>
            </w:rPr>
            <w:delText xml:space="preserve"> </w:delText>
          </w:r>
        </w:del>
      </w:ins>
      <w:del w:id="1822" w:author="Sreekanth  Gopi" w:date="2022-11-29T22:29:00Z">
        <w:r w:rsidR="26643374" w:rsidRPr="433FE100" w:rsidDel="000B62C4">
          <w:rPr>
            <w:color w:val="C0504D" w:themeColor="accent2"/>
            <w:rPrChange w:id="1823" w:author="Sreekanth Gopi" w:date="2022-10-10T22:50:00Z">
              <w:rPr/>
            </w:rPrChange>
          </w:rPr>
          <w:delText>Classifier trains iteratively. The loss function may additionally include a regularization term that reduces model parameters to avoid overfitting.</w:delText>
        </w:r>
        <w:r w:rsidR="26643374" w:rsidDel="000B62C4">
          <w:delText xml:space="preserve"> Data supplied as .mat files that are imported using scipy </w:delText>
        </w:r>
        <w:r w:rsidR="796DAB66" w:rsidDel="000B62C4">
          <w:delText xml:space="preserve">library in python, converted into </w:delText>
        </w:r>
        <w:r w:rsidR="26643374" w:rsidDel="000B62C4">
          <w:delText xml:space="preserve">dense </w:delText>
        </w:r>
        <w:r w:rsidR="0590BC81" w:rsidDel="000B62C4">
          <w:delText>NumPy</w:delText>
        </w:r>
        <w:r w:rsidR="26643374" w:rsidDel="000B62C4">
          <w:delText xml:space="preserve"> arrays or sparse </w:delText>
        </w:r>
        <w:r w:rsidR="1F39AD13" w:rsidDel="000B62C4">
          <w:delText>SciPy</w:delText>
        </w:r>
        <w:r w:rsidR="26643374" w:rsidDel="000B62C4">
          <w:delText xml:space="preserve"> arrays </w:delText>
        </w:r>
        <w:r w:rsidR="445B8B3E" w:rsidDel="000B62C4">
          <w:delText>for further processing</w:delText>
        </w:r>
        <w:r w:rsidR="26643374" w:rsidDel="000B62C4">
          <w:delText xml:space="preserve">. </w:delText>
        </w:r>
        <w:r w:rsidR="527175F5" w:rsidDel="000B62C4">
          <w:delText>MNE library is being studied</w:delText>
        </w:r>
        <w:r w:rsidR="39576421" w:rsidDel="000B62C4">
          <w:delText xml:space="preserve"> for exploring, filtering, extracting, visualizing, and analyzing EEG data for ADHD detection. A sampling rate of 128 Hz is considered as given in the </w:delText>
        </w:r>
        <w:r w:rsidR="6A92093C" w:rsidDel="000B62C4">
          <w:delText>dataset, data</w:delText>
        </w:r>
        <w:r w:rsidR="7F0E24CD" w:rsidDel="000B62C4">
          <w:delText xml:space="preserve"> would be </w:delText>
        </w:r>
        <w:r w:rsidR="39576421" w:rsidDel="000B62C4">
          <w:delText>slice</w:delText>
        </w:r>
        <w:r w:rsidR="0DC20770" w:rsidDel="000B62C4">
          <w:delText>d</w:delText>
        </w:r>
        <w:r w:rsidR="39576421" w:rsidDel="000B62C4">
          <w:delText xml:space="preserve"> at this rate to analyze data. </w:delText>
        </w:r>
      </w:del>
      <w:ins w:id="1824" w:author="Sreekanth Gopi" w:date="2022-10-10T11:04:00Z">
        <w:del w:id="1825" w:author="Sreekanth  Gopi" w:date="2022-11-29T22:29:00Z">
          <w:r w:rsidR="697D8C2F" w:rsidDel="000B62C4">
            <w:delText>Alpha (</w:delText>
          </w:r>
        </w:del>
      </w:ins>
      <w:del w:id="1826" w:author="Sreekanth  Gopi" w:date="2022-11-29T22:29:00Z">
        <w:r w:rsidR="39576421" w:rsidDel="000B62C4">
          <w:delText>α</w:delText>
        </w:r>
      </w:del>
      <w:ins w:id="1827" w:author="Sreekanth Gopi" w:date="2022-10-10T11:04:00Z">
        <w:del w:id="1828" w:author="Sreekanth  Gopi" w:date="2022-11-29T22:29:00Z">
          <w:r w:rsidR="59589C86" w:rsidDel="000B62C4">
            <w:delText>)</w:delText>
          </w:r>
        </w:del>
      </w:ins>
      <w:del w:id="1829" w:author="Sreekanth  Gopi" w:date="2022-11-29T22:29:00Z">
        <w:r w:rsidR="39576421" w:rsidDel="000B62C4">
          <w:delText>,</w:delText>
        </w:r>
      </w:del>
      <w:ins w:id="1830" w:author="Sreekanth Gopi" w:date="2022-10-10T11:04:00Z">
        <w:del w:id="1831" w:author="Sreekanth  Gopi" w:date="2022-11-29T22:29:00Z">
          <w:r w:rsidR="59589C86" w:rsidDel="000B62C4">
            <w:delText xml:space="preserve"> Beta (</w:delText>
          </w:r>
        </w:del>
      </w:ins>
      <w:del w:id="1832" w:author="Sreekanth  Gopi" w:date="2022-11-29T22:29:00Z">
        <w:r w:rsidR="39576421" w:rsidDel="000B62C4">
          <w:delText>β</w:delText>
        </w:r>
      </w:del>
      <w:ins w:id="1833" w:author="Sreekanth Gopi" w:date="2022-10-10T11:05:00Z">
        <w:del w:id="1834" w:author="Sreekanth  Gopi" w:date="2022-11-29T22:29:00Z">
          <w:r w:rsidR="6E01BD52" w:rsidDel="000B62C4">
            <w:delText>)</w:delText>
          </w:r>
        </w:del>
      </w:ins>
      <w:del w:id="1835" w:author="Sreekanth  Gopi" w:date="2022-11-29T22:29:00Z">
        <w:r w:rsidR="39576421" w:rsidDel="000B62C4">
          <w:delText>,</w:delText>
        </w:r>
      </w:del>
      <w:ins w:id="1836" w:author="Sreekanth Gopi" w:date="2022-10-10T11:05:00Z">
        <w:del w:id="1837" w:author="Sreekanth  Gopi" w:date="2022-11-29T22:29:00Z">
          <w:r w:rsidR="1C71E8FB" w:rsidDel="000B62C4">
            <w:delText xml:space="preserve"> Gamma (</w:delText>
          </w:r>
        </w:del>
      </w:ins>
      <w:del w:id="1838" w:author="Sreekanth  Gopi" w:date="2022-11-29T22:29:00Z">
        <w:r w:rsidR="39576421" w:rsidDel="000B62C4">
          <w:delText>γ</w:delText>
        </w:r>
      </w:del>
      <w:ins w:id="1839" w:author="Sreekanth Gopi" w:date="2022-10-10T11:05:00Z">
        <w:del w:id="1840" w:author="Sreekanth  Gopi" w:date="2022-11-29T22:29:00Z">
          <w:r w:rsidR="1B20473B" w:rsidDel="000B62C4">
            <w:delText>)</w:delText>
          </w:r>
        </w:del>
      </w:ins>
      <w:del w:id="1841" w:author="Sreekanth  Gopi" w:date="2022-11-29T22:29:00Z">
        <w:r w:rsidR="39576421" w:rsidDel="000B62C4">
          <w:delText>,</w:delText>
        </w:r>
      </w:del>
      <w:ins w:id="1842" w:author="Sreekanth Gopi" w:date="2022-10-10T11:05:00Z">
        <w:del w:id="1843" w:author="Sreekanth  Gopi" w:date="2022-11-29T22:29:00Z">
          <w:r w:rsidR="6DD9B2BB" w:rsidDel="000B62C4">
            <w:delText xml:space="preserve"> Delta (</w:delText>
          </w:r>
        </w:del>
      </w:ins>
      <w:del w:id="1844" w:author="Sreekanth  Gopi" w:date="2022-11-29T22:29:00Z">
        <w:r w:rsidR="39576421" w:rsidDel="000B62C4">
          <w:delText>δ</w:delText>
        </w:r>
      </w:del>
      <w:ins w:id="1845" w:author="Sreekanth Gopi" w:date="2022-10-10T11:05:00Z">
        <w:del w:id="1846" w:author="Sreekanth  Gopi" w:date="2022-11-29T22:29:00Z">
          <w:r w:rsidR="1037CE77" w:rsidDel="000B62C4">
            <w:delText>)</w:delText>
          </w:r>
        </w:del>
      </w:ins>
      <w:del w:id="1847" w:author="Sreekanth  Gopi" w:date="2022-11-29T22:29:00Z">
        <w:r w:rsidR="39576421" w:rsidDel="000B62C4">
          <w:delText>,</w:delText>
        </w:r>
      </w:del>
      <w:ins w:id="1848" w:author="Sreekanth Gopi" w:date="2022-10-10T11:05:00Z">
        <w:del w:id="1849" w:author="Sreekanth  Gopi" w:date="2022-11-29T22:29:00Z">
          <w:r w:rsidR="629A3DED" w:rsidDel="000B62C4">
            <w:delText xml:space="preserve"> and </w:delText>
          </w:r>
          <w:r w:rsidR="546D24BF" w:rsidDel="000B62C4">
            <w:delText>T</w:delText>
          </w:r>
          <w:r w:rsidR="629A3DED" w:rsidDel="000B62C4">
            <w:delText>heta (</w:delText>
          </w:r>
        </w:del>
      </w:ins>
      <w:del w:id="1850" w:author="Sreekanth  Gopi" w:date="2022-11-29T22:29:00Z">
        <w:r w:rsidR="39576421" w:rsidDel="000B62C4">
          <w:delText>θ</w:delText>
        </w:r>
      </w:del>
      <w:ins w:id="1851" w:author="Sreekanth Gopi" w:date="2022-10-10T11:05:00Z">
        <w:del w:id="1852" w:author="Sreekanth  Gopi" w:date="2022-11-29T22:29:00Z">
          <w:r w:rsidR="404B90B7" w:rsidDel="000B62C4">
            <w:delText>)</w:delText>
          </w:r>
        </w:del>
      </w:ins>
      <w:del w:id="1853" w:author="Sreekanth  Gopi" w:date="2022-11-29T22:29:00Z">
        <w:r w:rsidR="39576421" w:rsidDel="000B62C4">
          <w:delText xml:space="preserve"> bands table will be extracted and then </w:delText>
        </w:r>
        <w:r w:rsidR="32A734CB" w:rsidDel="000B62C4">
          <w:delText>used</w:delText>
        </w:r>
        <w:r w:rsidR="39576421" w:rsidDel="000B62C4">
          <w:delText xml:space="preserve"> to classify</w:delText>
        </w:r>
        <w:r w:rsidR="7C29ABDD" w:rsidDel="000B62C4">
          <w:delText xml:space="preserve"> data accordingly</w:delText>
        </w:r>
        <w:r w:rsidR="39576421" w:rsidDel="000B62C4">
          <w:delText xml:space="preserve">. </w:delText>
        </w:r>
        <w:r w:rsidR="758D44DE" w:rsidDel="000B62C4">
          <w:delText xml:space="preserve">TBR </w:delText>
        </w:r>
        <w:r w:rsidR="39202E02" w:rsidDel="000B62C4">
          <w:delText>is</w:delText>
        </w:r>
        <w:r w:rsidR="758D44DE" w:rsidDel="000B62C4">
          <w:delText xml:space="preserve"> an index of inattention.</w:delText>
        </w:r>
        <w:r w:rsidR="12B7FAFE" w:rsidDel="000B62C4">
          <w:delText xml:space="preserve"> The ability to control one's attention, actions, thoughts, and/or emotions to counteract a strong internal propensity or external enticement is one of the main executive functions (EFs), and TBR may be a biomarker for this ability</w:delText>
        </w:r>
        <w:r w:rsidR="49DF91F3" w:rsidDel="000B62C4">
          <w:delText xml:space="preserve"> (Zhang, D. W, 2017)</w:delText>
        </w:r>
        <w:r w:rsidR="12B7FAFE" w:rsidDel="000B62C4">
          <w:delText xml:space="preserve">. </w:delText>
        </w:r>
        <w:r w:rsidR="758D44DE" w:rsidDel="000B62C4">
          <w:delText xml:space="preserve"> Inattention index is defined as the ratio of theta EEG power (measured within the 4-8 Hz frequency band) and beta EEG power (measured within 13-21 Hz frequency band). </w:delText>
        </w:r>
        <w:r w:rsidR="05E831A3" w:rsidDel="000B62C4">
          <w:delText>When compared to age-matched healthy controls, ADHD patients exhibit higher absolute and/or relative delta and theta power and lower absolute and/or relative beta and gamma power, as measured by the theta/beta ratio and typically recorded on fronto-focal electrodes (TBR)</w:delText>
        </w:r>
        <w:r w:rsidR="5BF42F38" w:rsidDel="000B62C4">
          <w:delText xml:space="preserve"> (Ekhlasi, A., Nasrabadi, A. M., &amp; Mohammadi, M. R. 2021). The primary channel for detecting ADHD is Cz (Heinrich, H., 2014) and therefore, TBR feature would be also calculated based on this electrode classification.</w:delText>
        </w:r>
      </w:del>
    </w:p>
    <w:p w14:paraId="29AA75C9" w14:textId="57A8C4CA" w:rsidR="002110AC" w:rsidDel="000B62C4" w:rsidRDefault="39576421" w:rsidP="433FE100">
      <w:pPr>
        <w:spacing w:line="360" w:lineRule="auto"/>
        <w:ind w:firstLine="720"/>
        <w:rPr>
          <w:del w:id="1854" w:author="Sreekanth  Gopi" w:date="2022-11-29T22:29:00Z"/>
        </w:rPr>
      </w:pPr>
      <w:del w:id="1855" w:author="Sreekanth  Gopi" w:date="2022-11-29T22:29:00Z">
        <w:r w:rsidDel="000B62C4">
          <w:delText xml:space="preserve"> </w:delText>
        </w:r>
      </w:del>
      <w:ins w:id="1856" w:author="Sreekanth Gopi" w:date="2022-10-10T17:04:00Z">
        <w:del w:id="1857" w:author="Sreekanth  Gopi" w:date="2022-11-29T22:29:00Z">
          <w:r w:rsidR="34141144" w:rsidDel="000B62C4">
            <w:rPr>
              <w:noProof/>
            </w:rPr>
            <w:drawing>
              <wp:inline distT="0" distB="0" distL="0" distR="0" wp14:anchorId="20DD0BA2" wp14:editId="460B5C5F">
                <wp:extent cx="4572000" cy="2028825"/>
                <wp:effectExtent l="0" t="0" r="0" b="0"/>
                <wp:docPr id="2041993615" name="Picture 204199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del>
      </w:ins>
      <w:commentRangeStart w:id="1858"/>
      <w:commentRangeEnd w:id="1858"/>
      <w:del w:id="1859" w:author="Sreekanth  Gopi" w:date="2022-11-29T22:29:00Z">
        <w:r w:rsidR="00E22B2A" w:rsidDel="000B62C4">
          <w:commentReference w:id="1858"/>
        </w:r>
      </w:del>
    </w:p>
    <w:p w14:paraId="5D9F4A34" w14:textId="00925553" w:rsidR="433FE100" w:rsidDel="000B62C4" w:rsidRDefault="433FE100" w:rsidP="433FE100">
      <w:pPr>
        <w:spacing w:line="360" w:lineRule="auto"/>
        <w:ind w:firstLine="720"/>
        <w:rPr>
          <w:ins w:id="1860" w:author="Sreekanth Gopi" w:date="2022-10-10T17:04:00Z"/>
          <w:del w:id="1861" w:author="Sreekanth  Gopi" w:date="2022-11-29T22:29:00Z"/>
        </w:rPr>
      </w:pPr>
    </w:p>
    <w:p w14:paraId="4991F3E2" w14:textId="4DBD1EA3" w:rsidR="002110AC" w:rsidDel="000B62C4" w:rsidRDefault="63821E26">
      <w:pPr>
        <w:spacing w:line="360" w:lineRule="auto"/>
        <w:ind w:firstLine="720"/>
        <w:rPr>
          <w:del w:id="1862" w:author="Sreekanth  Gopi" w:date="2022-11-29T22:29:00Z"/>
        </w:rPr>
      </w:pPr>
      <w:del w:id="1863" w:author="Sreekanth  Gopi" w:date="2022-11-29T22:29:00Z">
        <w:r w:rsidDel="000B62C4">
          <w:delText>To train the dataset, t</w:delText>
        </w:r>
        <w:r w:rsidR="0F72ADCF" w:rsidDel="000B62C4">
          <w:delText xml:space="preserve">he given dataset would be split into train and test sets, for example, by the ratio of 7:3. Missing values would be replaced by the </w:delText>
        </w:r>
        <w:r w:rsidR="7522DEEC" w:rsidDel="000B62C4">
          <w:delText>means</w:delText>
        </w:r>
        <w:r w:rsidR="0F72ADCF" w:rsidDel="000B62C4">
          <w:delText xml:space="preserve"> of the attribute. To avoid domination of larger values, a z-score normalization would be applied.</w:delText>
        </w:r>
        <w:r w:rsidR="37789796" w:rsidDel="000B62C4">
          <w:delText xml:space="preserve"> When the model was </w:delText>
        </w:r>
        <w:r w:rsidR="148F159A" w:rsidDel="000B62C4">
          <w:delText>analyzed</w:delText>
        </w:r>
        <w:r w:rsidR="37789796" w:rsidDel="000B62C4">
          <w:delText xml:space="preserve"> </w:delText>
        </w:r>
        <w:r w:rsidR="77E7E9B9" w:rsidDel="000B62C4">
          <w:delText>without extracting the frequency bands and comparing based on TBR</w:delText>
        </w:r>
        <w:r w:rsidR="37789796" w:rsidDel="000B62C4">
          <w:delText xml:space="preserve">, an accuracy of 84% was obtained. </w:delText>
        </w:r>
        <w:r w:rsidR="329A971D" w:rsidDel="000B62C4">
          <w:delText>As a final stage of first phase, further coding is being done with EEG Python packages such as MNE package and EEGL</w:delText>
        </w:r>
        <w:r w:rsidR="21EDA0BC" w:rsidDel="000B62C4">
          <w:delText>ab to visualize the data, convert EEG data into its frequency bands,</w:delText>
        </w:r>
        <w:r w:rsidR="65341EF2" w:rsidDel="000B62C4">
          <w:delText xml:space="preserve"> f</w:delText>
        </w:r>
        <w:r w:rsidR="21EDA0BC" w:rsidDel="000B62C4">
          <w:delText xml:space="preserve">ind TBR to </w:delText>
        </w:r>
        <w:r w:rsidR="1FB14C3F" w:rsidDel="000B62C4">
          <w:delText xml:space="preserve">compare and create the model to </w:delText>
        </w:r>
        <w:r w:rsidR="21EDA0BC" w:rsidDel="000B62C4">
          <w:delText>detect ADHD</w:delText>
        </w:r>
        <w:r w:rsidR="2F19BEF2" w:rsidDel="000B62C4">
          <w:delText xml:space="preserve"> with better accuracy</w:delText>
        </w:r>
        <w:r w:rsidR="21EDA0BC" w:rsidDel="000B62C4">
          <w:delText xml:space="preserve">. </w:delText>
        </w:r>
      </w:del>
    </w:p>
    <w:p w14:paraId="3D1F765E" w14:textId="549BA5C1" w:rsidR="002110AC" w:rsidDel="000B62C4" w:rsidRDefault="6F08318B" w:rsidP="6F08318B">
      <w:pPr>
        <w:spacing w:line="360" w:lineRule="auto"/>
        <w:ind w:firstLine="720"/>
        <w:rPr>
          <w:del w:id="1864" w:author="Sreekanth  Gopi" w:date="2022-11-29T22:29:00Z"/>
        </w:rPr>
      </w:pPr>
      <w:del w:id="1865" w:author="Sreekanth  Gopi" w:date="2022-11-29T22:29:00Z">
        <w:r w:rsidDel="000B62C4">
          <w:rPr>
            <w:noProof/>
          </w:rPr>
          <w:drawing>
            <wp:anchor distT="0" distB="0" distL="114300" distR="114300" simplePos="0" relativeHeight="251654144" behindDoc="0" locked="0" layoutInCell="1" allowOverlap="1" wp14:anchorId="061CB85C" wp14:editId="365F07A6">
              <wp:simplePos x="0" y="0"/>
              <wp:positionH relativeFrom="column">
                <wp:align>right</wp:align>
              </wp:positionH>
              <wp:positionV relativeFrom="paragraph">
                <wp:posOffset>0</wp:posOffset>
              </wp:positionV>
              <wp:extent cx="3027237" cy="2314575"/>
              <wp:effectExtent l="0" t="0" r="0" b="0"/>
              <wp:wrapSquare wrapText="bothSides"/>
              <wp:docPr id="290316128" name="Picture 29031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7237" cy="2314575"/>
                      </a:xfrm>
                      <a:prstGeom prst="rect">
                        <a:avLst/>
                      </a:prstGeom>
                    </pic:spPr>
                  </pic:pic>
                </a:graphicData>
              </a:graphic>
              <wp14:sizeRelH relativeFrom="page">
                <wp14:pctWidth>0</wp14:pctWidth>
              </wp14:sizeRelH>
              <wp14:sizeRelV relativeFrom="page">
                <wp14:pctHeight>0</wp14:pctHeight>
              </wp14:sizeRelV>
            </wp:anchor>
          </w:drawing>
        </w:r>
      </w:del>
    </w:p>
    <w:p w14:paraId="4F16F2A5" w14:textId="7232CE8D" w:rsidR="433FE100" w:rsidDel="000B62C4" w:rsidRDefault="433FE100" w:rsidP="433FE100">
      <w:pPr>
        <w:spacing w:line="360" w:lineRule="auto"/>
        <w:ind w:firstLine="720"/>
        <w:rPr>
          <w:ins w:id="1866" w:author="Sreekanth Gopi" w:date="2022-10-10T23:19:00Z"/>
          <w:del w:id="1867" w:author="Sreekanth  Gopi" w:date="2022-11-29T22:29:00Z"/>
        </w:rPr>
      </w:pPr>
    </w:p>
    <w:p w14:paraId="2CECB467" w14:textId="7F84EEFE" w:rsidR="2D9EB41B" w:rsidDel="000B62C4" w:rsidRDefault="2D9EB41B" w:rsidP="433FE100">
      <w:pPr>
        <w:spacing w:line="360" w:lineRule="auto"/>
        <w:ind w:firstLine="720"/>
        <w:rPr>
          <w:ins w:id="1868" w:author="Sreekanth Gopi" w:date="2022-10-10T23:19:00Z"/>
          <w:del w:id="1869" w:author="Sreekanth  Gopi" w:date="2022-11-29T22:29:00Z"/>
        </w:rPr>
      </w:pPr>
      <w:ins w:id="1870" w:author="Sreekanth Gopi" w:date="2022-10-10T23:19:00Z">
        <w:del w:id="1871" w:author="Sreekanth  Gopi" w:date="2022-11-29T22:29:00Z">
          <w:r w:rsidDel="000B62C4">
            <w:rPr>
              <w:noProof/>
            </w:rPr>
            <w:drawing>
              <wp:inline distT="0" distB="0" distL="0" distR="0" wp14:anchorId="177D89E1" wp14:editId="35D80BB9">
                <wp:extent cx="4572000" cy="2466975"/>
                <wp:effectExtent l="0" t="0" r="0" b="0"/>
                <wp:docPr id="584921296" name="Picture 58492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del>
      </w:ins>
    </w:p>
    <w:p w14:paraId="4A345D1E" w14:textId="662687CE" w:rsidR="2D9EB41B" w:rsidDel="000B62C4" w:rsidRDefault="2D9EB41B" w:rsidP="433FE100">
      <w:pPr>
        <w:spacing w:line="360" w:lineRule="auto"/>
        <w:ind w:firstLine="720"/>
        <w:rPr>
          <w:ins w:id="1872" w:author="Sreekanth Gopi" w:date="2022-10-10T23:19:00Z"/>
          <w:del w:id="1873" w:author="Sreekanth  Gopi" w:date="2022-11-29T22:29:00Z"/>
        </w:rPr>
      </w:pPr>
      <w:ins w:id="1874" w:author="Sreekanth Gopi" w:date="2022-10-10T23:19:00Z">
        <w:del w:id="1875" w:author="Sreekanth  Gopi" w:date="2022-11-29T22:29:00Z">
          <w:r w:rsidRPr="433FE100" w:rsidDel="000B62C4">
            <w:delText xml:space="preserve">Eventual comparison. </w:delText>
          </w:r>
        </w:del>
      </w:ins>
    </w:p>
    <w:p w14:paraId="17C28ED6" w14:textId="1E4C2D51" w:rsidR="002110AC" w:rsidDel="000B62C4" w:rsidRDefault="7B41236E" w:rsidP="6F08318B">
      <w:pPr>
        <w:spacing w:line="360" w:lineRule="auto"/>
        <w:ind w:firstLine="720"/>
        <w:rPr>
          <w:del w:id="1876" w:author="Sreekanth  Gopi" w:date="2022-11-29T22:29:00Z"/>
        </w:rPr>
      </w:pPr>
      <w:del w:id="1877" w:author="Sreekanth  Gopi" w:date="2022-11-29T22:29:00Z">
        <w:r w:rsidDel="000B62C4">
          <w:delText xml:space="preserve">Phase 2: </w:delText>
        </w:r>
        <w:r w:rsidR="0305F85C" w:rsidDel="000B62C4">
          <w:delText>Meditation script and audio creation:</w:delText>
        </w:r>
      </w:del>
    </w:p>
    <w:p w14:paraId="089FB27D" w14:textId="7F7EA717" w:rsidR="002110AC" w:rsidDel="000B62C4" w:rsidRDefault="0305F85C" w:rsidP="6F08318B">
      <w:pPr>
        <w:spacing w:line="360" w:lineRule="auto"/>
        <w:ind w:firstLine="720"/>
        <w:rPr>
          <w:del w:id="1878" w:author="Sreekanth  Gopi" w:date="2022-11-29T22:29:00Z"/>
          <w:b/>
          <w:bCs/>
        </w:rPr>
      </w:pPr>
      <w:del w:id="1879" w:author="Sreekanth  Gopi" w:date="2022-11-29T22:29:00Z">
        <w:r w:rsidDel="000B62C4">
          <w:delText xml:space="preserve">Phase 3: </w:delText>
        </w:r>
        <w:r w:rsidR="28307A8F" w:rsidDel="000B62C4">
          <w:delText xml:space="preserve">Data collection and experiment: </w:delText>
        </w:r>
        <w:r w:rsidR="0851431D" w:rsidDel="000B62C4">
          <w:delText xml:space="preserve">A total of 20 participants would be recruited for this study – 10 with ADHD as detected by a psychiatrist and 10 healthy participants in a control group. </w:delText>
        </w:r>
        <w:r w:rsidR="02378048" w:rsidDel="000B62C4">
          <w:delText>A</w:delText>
        </w:r>
        <w:r w:rsidR="15CC36F8" w:rsidDel="000B62C4">
          <w:delText xml:space="preserve">n experiment would be conducted with </w:delText>
        </w:r>
        <w:r w:rsidR="0AB052DC" w:rsidDel="000B62C4">
          <w:delText xml:space="preserve">participants who </w:delText>
        </w:r>
        <w:r w:rsidR="00E22B2A" w:rsidDel="000B62C4">
          <w:delText>has</w:delText>
        </w:r>
      </w:del>
      <w:ins w:id="1880" w:author="Sreekanth Gopi" w:date="2022-10-10T11:59:00Z">
        <w:del w:id="1881" w:author="Sreekanth  Gopi" w:date="2022-11-29T22:29:00Z">
          <w:r w:rsidR="7EB15466" w:rsidDel="000B62C4">
            <w:delText>have</w:delText>
          </w:r>
        </w:del>
      </w:ins>
      <w:del w:id="1882" w:author="Sreekanth  Gopi" w:date="2022-11-29T22:29:00Z">
        <w:r w:rsidR="0AB052DC" w:rsidDel="000B62C4">
          <w:delText xml:space="preserve"> </w:delText>
        </w:r>
        <w:r w:rsidR="00E22B2A" w:rsidDel="000B62C4">
          <w:delText>ADHD  to</w:delText>
        </w:r>
      </w:del>
      <w:ins w:id="1883" w:author="Sreekanth Gopi" w:date="2022-10-10T11:58:00Z">
        <w:del w:id="1884" w:author="Sreekanth  Gopi" w:date="2022-11-29T22:29:00Z">
          <w:r w:rsidR="2404A658" w:rsidDel="000B62C4">
            <w:delText>ADHD to</w:delText>
          </w:r>
        </w:del>
      </w:ins>
      <w:del w:id="1885" w:author="Sreekanth  Gopi" w:date="2022-11-29T22:29:00Z">
        <w:r w:rsidR="40DD6890" w:rsidDel="000B62C4">
          <w:delText xml:space="preserve"> identify any </w:delText>
        </w:r>
        <w:r w:rsidR="60AE94F2" w:rsidDel="000B62C4">
          <w:delText>improvement during and after the practice</w:delText>
        </w:r>
        <w:r w:rsidR="40DD6890" w:rsidDel="000B62C4">
          <w:delText>.</w:delText>
        </w:r>
        <w:r w:rsidR="52681EDE" w:rsidDel="000B62C4">
          <w:delText xml:space="preserve"> A pre-test such as a CT-test and Self-efficacy test would be conducted to determine the state of mind of the participant. After the meditation, </w:delText>
        </w:r>
        <w:r w:rsidR="24DC22B5" w:rsidDel="000B62C4">
          <w:delText>posttest</w:delText>
        </w:r>
        <w:r w:rsidR="52681EDE" w:rsidDel="000B62C4">
          <w:delText xml:space="preserve"> of the same will be </w:delText>
        </w:r>
        <w:r w:rsidR="3068D422" w:rsidDel="000B62C4">
          <w:delText>conducted</w:delText>
        </w:r>
        <w:r w:rsidR="52681EDE" w:rsidDel="000B62C4">
          <w:delText xml:space="preserve"> to see </w:delText>
        </w:r>
        <w:r w:rsidR="6D6A3977" w:rsidDel="000B62C4">
          <w:delText xml:space="preserve">the impact of the meditation on their attention and / or </w:delText>
        </w:r>
        <w:r w:rsidR="5F4D2E53" w:rsidDel="000B62C4">
          <w:delText>hyperactivity</w:delText>
        </w:r>
        <w:r w:rsidR="6D6A3977" w:rsidDel="000B62C4">
          <w:delText xml:space="preserve">. </w:delText>
        </w:r>
        <w:r w:rsidR="40DD6890" w:rsidDel="000B62C4">
          <w:delText xml:space="preserve"> </w:delText>
        </w:r>
        <w:r w:rsidR="64BAD0F8" w:rsidDel="000B62C4">
          <w:delText xml:space="preserve"> </w:delText>
        </w:r>
        <w:r w:rsidR="7EC38B2E" w:rsidDel="000B62C4">
          <w:delText xml:space="preserve">To investigate the </w:delText>
        </w:r>
        <w:r w:rsidR="1D264B03" w:rsidDel="000B62C4">
          <w:delText>neural</w:delText>
        </w:r>
        <w:r w:rsidR="7EC38B2E" w:rsidDel="000B62C4">
          <w:delText xml:space="preserve"> signal changes u</w:delText>
        </w:r>
        <w:r w:rsidR="15CC36F8" w:rsidDel="000B62C4">
          <w:delText xml:space="preserve">sing an EEG device, </w:delText>
        </w:r>
        <w:r w:rsidR="365A4906" w:rsidDel="000B62C4">
          <w:delText>measurements</w:delText>
        </w:r>
        <w:r w:rsidR="15CC36F8" w:rsidDel="000B62C4">
          <w:delText xml:space="preserve"> would be taken </w:delText>
        </w:r>
        <w:r w:rsidR="6C4C2B66" w:rsidDel="000B62C4">
          <w:delText>before the first meditation and after the last meditation</w:delText>
        </w:r>
        <w:r w:rsidR="66F89840" w:rsidDel="000B62C4">
          <w:delText>.</w:delText>
        </w:r>
      </w:del>
      <w:ins w:id="1886" w:author="Sreekanth Gopi" w:date="2022-10-10T12:00:00Z">
        <w:del w:id="1887" w:author="Sreekanth  Gopi" w:date="2022-11-29T22:29:00Z">
          <w:r w:rsidR="66F89840" w:rsidDel="000B62C4">
            <w:delText xml:space="preserve"> </w:delText>
          </w:r>
        </w:del>
      </w:ins>
      <w:del w:id="1888" w:author="Sreekanth  Gopi" w:date="2022-11-29T22:29:00Z">
        <w:r w:rsidR="6C4C2B66" w:rsidDel="000B62C4">
          <w:delText xml:space="preserve">Then with the machine learning model created </w:delText>
        </w:r>
        <w:r w:rsidR="5898E9F8" w:rsidDel="000B62C4">
          <w:delText>in this study</w:delText>
        </w:r>
        <w:r w:rsidR="6C4C2B66" w:rsidDel="000B62C4">
          <w:delText>, their improvement on ADHD subsets such as predominantly inattentive, predominantly hyperactive-impulsive, and combination</w:delText>
        </w:r>
        <w:r w:rsidR="11347842" w:rsidDel="000B62C4">
          <w:delText xml:space="preserve"> (Slater et al., 2022)</w:delText>
        </w:r>
        <w:r w:rsidR="6C4C2B66" w:rsidDel="000B62C4">
          <w:delText xml:space="preserve"> would be analyzed. </w:delText>
        </w:r>
        <w:r w:rsidR="0A2A120F" w:rsidDel="000B62C4">
          <w:delText xml:space="preserve">Finally, a thorough analysis would be performed to investigate the impact of CM II meditation </w:delText>
        </w:r>
        <w:r w:rsidR="1D2BCEE6" w:rsidDel="000B62C4">
          <w:delText xml:space="preserve">during and after meditation, </w:delText>
        </w:r>
        <w:r w:rsidR="0A2A120F" w:rsidDel="000B62C4">
          <w:delText xml:space="preserve">and review the functional connectivity for theta, alpha, and beta frequency bands </w:delText>
        </w:r>
        <w:r w:rsidR="239A23A6" w:rsidDel="000B62C4">
          <w:delText>as an effect</w:delText>
        </w:r>
        <w:r w:rsidR="0A2A120F" w:rsidDel="000B62C4">
          <w:delText xml:space="preserve"> </w:delText>
        </w:r>
        <w:r w:rsidR="239A23A6" w:rsidDel="000B62C4">
          <w:delText>the</w:delText>
        </w:r>
        <w:r w:rsidR="0A2A120F" w:rsidDel="000B62C4">
          <w:delText xml:space="preserve"> meditation</w:delText>
        </w:r>
        <w:r w:rsidR="239A23A6" w:rsidDel="000B62C4">
          <w:delText xml:space="preserve"> program</w:delText>
        </w:r>
        <w:r w:rsidR="0A2A120F" w:rsidDel="000B62C4">
          <w:delText>.</w:delText>
        </w:r>
        <w:r w:rsidR="02378048" w:rsidDel="000B62C4">
          <w:delText xml:space="preserve"> </w:delText>
        </w:r>
        <w:r w:rsidR="1F1CCF51" w:rsidRPr="433FE100" w:rsidDel="000B62C4">
          <w:rPr>
            <w:b/>
            <w:bCs/>
          </w:rPr>
          <w:delText>Even if the person does n</w:delText>
        </w:r>
        <w:r w:rsidR="289D7F6F" w:rsidRPr="433FE100" w:rsidDel="000B62C4">
          <w:rPr>
            <w:b/>
            <w:bCs/>
          </w:rPr>
          <w:delText>ot</w:delText>
        </w:r>
        <w:r w:rsidR="303773FF" w:rsidRPr="433FE100" w:rsidDel="000B62C4">
          <w:rPr>
            <w:b/>
            <w:bCs/>
          </w:rPr>
          <w:delText xml:space="preserve"> have ADHD</w:delText>
        </w:r>
        <w:r w:rsidR="289D7F6F" w:rsidRPr="433FE100" w:rsidDel="000B62C4">
          <w:rPr>
            <w:b/>
            <w:bCs/>
          </w:rPr>
          <w:delText>, the</w:delText>
        </w:r>
        <w:r w:rsidR="59F354EE" w:rsidRPr="433FE100" w:rsidDel="000B62C4">
          <w:rPr>
            <w:b/>
            <w:bCs/>
          </w:rPr>
          <w:delText xml:space="preserve"> participant</w:delText>
        </w:r>
        <w:r w:rsidR="289D7F6F" w:rsidRPr="433FE100" w:rsidDel="000B62C4">
          <w:rPr>
            <w:b/>
            <w:bCs/>
          </w:rPr>
          <w:delText xml:space="preserve"> would benefit from the meditation program as an increase in attention and </w:delText>
        </w:r>
        <w:r w:rsidR="17632C4A" w:rsidRPr="433FE100" w:rsidDel="000B62C4">
          <w:rPr>
            <w:b/>
            <w:bCs/>
            <w:highlight w:val="yellow"/>
          </w:rPr>
          <w:delText>hyperactive impulsivity</w:delText>
        </w:r>
        <w:r w:rsidR="2029265D" w:rsidRPr="433FE100" w:rsidDel="000B62C4">
          <w:rPr>
            <w:b/>
            <w:bCs/>
            <w:highlight w:val="yellow"/>
          </w:rPr>
          <w:delText xml:space="preserve"> if any</w:delText>
        </w:r>
        <w:r w:rsidR="289D7F6F" w:rsidRPr="433FE100" w:rsidDel="000B62C4">
          <w:rPr>
            <w:b/>
            <w:bCs/>
          </w:rPr>
          <w:delText xml:space="preserve">. </w:delText>
        </w:r>
      </w:del>
    </w:p>
    <w:p w14:paraId="4C46125E" w14:textId="1E8B5BEF" w:rsidR="00701FF4" w:rsidDel="000B62C4" w:rsidRDefault="00D9415D" w:rsidP="6F08318B">
      <w:pPr>
        <w:spacing w:line="360" w:lineRule="auto"/>
        <w:rPr>
          <w:del w:id="1889" w:author="Sreekanth  Gopi" w:date="2022-11-29T22:29:00Z"/>
        </w:rPr>
      </w:pPr>
      <w:del w:id="1890" w:author="Sreekanth  Gopi" w:date="2022-11-29T22:29:00Z">
        <w:r w:rsidDel="000B62C4">
          <w:br/>
        </w:r>
        <w:r w:rsidR="333E4629" w:rsidRPr="433FE100" w:rsidDel="000B62C4">
          <w:rPr>
            <w:b/>
            <w:bCs/>
          </w:rPr>
          <w:delText>Milestones</w:delText>
        </w:r>
        <w:r w:rsidR="333E4629" w:rsidDel="000B62C4">
          <w:delText>:</w:delText>
        </w:r>
      </w:del>
    </w:p>
    <w:p w14:paraId="1BC727ED" w14:textId="4359F60D" w:rsidR="00E91E3C" w:rsidDel="000B62C4" w:rsidRDefault="00E91E3C" w:rsidP="00ED3DC4">
      <w:pPr>
        <w:pStyle w:val="ListParagraph"/>
        <w:numPr>
          <w:ilvl w:val="0"/>
          <w:numId w:val="7"/>
        </w:numPr>
        <w:spacing w:line="360" w:lineRule="auto"/>
        <w:rPr>
          <w:del w:id="1891" w:author="Sreekanth  Gopi" w:date="2022-11-29T22:29:00Z"/>
        </w:rPr>
      </w:pPr>
      <w:del w:id="1892" w:author="Sreekanth  Gopi" w:date="2022-11-29T22:29:00Z">
        <w:r w:rsidDel="000B62C4">
          <w:delText>Study of the dataset by applying the mentioned programming</w:delText>
        </w:r>
      </w:del>
      <w:ins w:id="1893" w:author="Sreekanth Gopi" w:date="2022-10-10T12:05:00Z">
        <w:del w:id="1894" w:author="Sreekanth  Gopi" w:date="2022-11-29T22:29:00Z">
          <w:r w:rsidR="4A152D46" w:rsidDel="000B62C4">
            <w:delText>ADHD detection program</w:delText>
          </w:r>
        </w:del>
      </w:ins>
      <w:del w:id="1895" w:author="Sreekanth  Gopi" w:date="2022-11-29T22:29:00Z">
        <w:r w:rsidR="00CB5C56" w:rsidDel="000B62C4">
          <w:delText>– Sept 15</w:delText>
        </w:r>
      </w:del>
    </w:p>
    <w:p w14:paraId="26AFD472" w14:textId="2C35E3D9" w:rsidR="00D849AC" w:rsidRPr="006A71FA" w:rsidDel="000B62C4" w:rsidRDefault="00D849AC" w:rsidP="433FE100">
      <w:pPr>
        <w:pStyle w:val="ListParagraph"/>
        <w:numPr>
          <w:ilvl w:val="0"/>
          <w:numId w:val="7"/>
        </w:numPr>
        <w:spacing w:line="360" w:lineRule="auto"/>
        <w:rPr>
          <w:del w:id="1896" w:author="Sreekanth  Gopi" w:date="2022-11-29T22:29:00Z"/>
          <w:rFonts w:asciiTheme="minorHAnsi" w:hAnsiTheme="minorHAnsi" w:cstheme="minorBidi"/>
          <w:sz w:val="22"/>
          <w:szCs w:val="22"/>
        </w:rPr>
      </w:pPr>
      <w:del w:id="1897" w:author="Sreekanth  Gopi" w:date="2022-11-29T22:29:00Z">
        <w:r w:rsidDel="000B62C4">
          <w:delText>Python implementation</w:delText>
        </w:r>
        <w:r w:rsidR="00CB5C56" w:rsidDel="000B62C4">
          <w:delText xml:space="preserve"> – Oct 15</w:delText>
        </w:r>
      </w:del>
    </w:p>
    <w:p w14:paraId="5F7FC250" w14:textId="37A7DD49" w:rsidR="006A71FA" w:rsidRPr="00D849AC" w:rsidDel="000B62C4" w:rsidRDefault="006A71FA" w:rsidP="00ED3DC4">
      <w:pPr>
        <w:pStyle w:val="ListParagraph"/>
        <w:numPr>
          <w:ilvl w:val="0"/>
          <w:numId w:val="7"/>
        </w:numPr>
        <w:spacing w:line="360" w:lineRule="auto"/>
        <w:rPr>
          <w:del w:id="1898" w:author="Sreekanth  Gopi" w:date="2022-11-29T22:29:00Z"/>
          <w:rFonts w:asciiTheme="minorHAnsi" w:hAnsiTheme="minorHAnsi" w:cstheme="minorBidi"/>
          <w:sz w:val="22"/>
          <w:szCs w:val="22"/>
        </w:rPr>
      </w:pPr>
      <w:del w:id="1899" w:author="Sreekanth  Gopi" w:date="2022-11-29T22:29:00Z">
        <w:r w:rsidDel="000B62C4">
          <w:delText>Start IRB process</w:delText>
        </w:r>
        <w:r w:rsidR="00CB5C56" w:rsidDel="000B62C4">
          <w:delText xml:space="preserve"> for next semester – Oct 15.</w:delText>
        </w:r>
      </w:del>
    </w:p>
    <w:p w14:paraId="23DB6C48" w14:textId="7D93EEE5" w:rsidR="00D849AC" w:rsidRPr="00D849AC" w:rsidDel="000B62C4" w:rsidRDefault="500355B1" w:rsidP="433FE100">
      <w:pPr>
        <w:pStyle w:val="ListParagraph"/>
        <w:numPr>
          <w:ilvl w:val="0"/>
          <w:numId w:val="7"/>
        </w:numPr>
        <w:spacing w:line="360" w:lineRule="auto"/>
        <w:rPr>
          <w:del w:id="1900" w:author="Sreekanth  Gopi" w:date="2022-11-29T22:29:00Z"/>
          <w:rFonts w:asciiTheme="minorHAnsi" w:eastAsiaTheme="minorEastAsia" w:hAnsiTheme="minorHAnsi" w:cstheme="minorBidi"/>
          <w:sz w:val="22"/>
          <w:szCs w:val="22"/>
        </w:rPr>
      </w:pPr>
      <w:del w:id="1901" w:author="Sreekanth  Gopi" w:date="2022-11-29T22:29:00Z">
        <w:r w:rsidDel="000B62C4">
          <w:delText xml:space="preserve">Meditation script and audio creation </w:delText>
        </w:r>
      </w:del>
    </w:p>
    <w:p w14:paraId="3B6DAB1D" w14:textId="5D319704" w:rsidR="00D849AC" w:rsidRPr="00D849AC" w:rsidDel="000B62C4" w:rsidRDefault="00D849AC" w:rsidP="433FE100">
      <w:pPr>
        <w:pStyle w:val="ListParagraph"/>
        <w:numPr>
          <w:ilvl w:val="0"/>
          <w:numId w:val="7"/>
        </w:numPr>
        <w:spacing w:line="360" w:lineRule="auto"/>
        <w:rPr>
          <w:del w:id="1902" w:author="Sreekanth  Gopi" w:date="2022-11-29T22:29:00Z"/>
          <w:sz w:val="22"/>
          <w:szCs w:val="22"/>
        </w:rPr>
      </w:pPr>
      <w:del w:id="1903" w:author="Sreekanth  Gopi" w:date="2022-11-29T22:29:00Z">
        <w:r w:rsidDel="000B62C4">
          <w:delText>Studying the results and calculating the accuracy of both</w:delText>
        </w:r>
        <w:r w:rsidR="00CB5C56" w:rsidDel="000B62C4">
          <w:delText xml:space="preserve"> – Oct 30.</w:delText>
        </w:r>
      </w:del>
    </w:p>
    <w:p w14:paraId="4FED5BB2" w14:textId="0C737108" w:rsidR="00D849AC" w:rsidDel="000B62C4" w:rsidRDefault="00D849AC" w:rsidP="00ED3DC4">
      <w:pPr>
        <w:pStyle w:val="ListParagraph"/>
        <w:numPr>
          <w:ilvl w:val="0"/>
          <w:numId w:val="7"/>
        </w:numPr>
        <w:spacing w:line="360" w:lineRule="auto"/>
        <w:rPr>
          <w:del w:id="1904" w:author="Sreekanth  Gopi" w:date="2022-11-29T22:29:00Z"/>
        </w:rPr>
      </w:pPr>
      <w:del w:id="1905" w:author="Sreekanth  Gopi" w:date="2022-11-29T22:29:00Z">
        <w:r w:rsidDel="000B62C4">
          <w:delText>Writing the results and present</w:delText>
        </w:r>
        <w:r w:rsidR="00BB5182" w:rsidDel="000B62C4">
          <w:delText xml:space="preserve">ing </w:delText>
        </w:r>
        <w:r w:rsidDel="000B62C4">
          <w:delText>it on C-Day</w:delText>
        </w:r>
        <w:r w:rsidR="00BB5182" w:rsidDel="000B62C4">
          <w:delText xml:space="preserve"> on Dec 1</w:delText>
        </w:r>
        <w:r w:rsidR="00BB5182" w:rsidRPr="433FE100" w:rsidDel="000B62C4">
          <w:rPr>
            <w:vertAlign w:val="superscript"/>
          </w:rPr>
          <w:delText>st</w:delText>
        </w:r>
        <w:r w:rsidR="00BB5182" w:rsidDel="000B62C4">
          <w:delText xml:space="preserve"> 2022</w:delText>
        </w:r>
        <w:r w:rsidDel="000B62C4">
          <w:delText>.</w:delText>
        </w:r>
      </w:del>
    </w:p>
    <w:p w14:paraId="79C936C7" w14:textId="252CE9D9" w:rsidR="00B56D2A" w:rsidRPr="00DE6D37" w:rsidDel="000B62C4" w:rsidRDefault="00B56D2A" w:rsidP="00ED3DC4">
      <w:pPr>
        <w:pStyle w:val="ListParagraph"/>
        <w:numPr>
          <w:ilvl w:val="0"/>
          <w:numId w:val="7"/>
        </w:numPr>
        <w:spacing w:line="360" w:lineRule="auto"/>
        <w:rPr>
          <w:del w:id="1906" w:author="Sreekanth  Gopi" w:date="2022-11-29T22:29:00Z"/>
        </w:rPr>
      </w:pPr>
      <w:del w:id="1907" w:author="Sreekanth  Gopi" w:date="2022-11-29T22:29:00Z">
        <w:r w:rsidDel="000B62C4">
          <w:delText>Methodology for Next semester CS 7999 – Dec 10</w:delText>
        </w:r>
        <w:r w:rsidRPr="433FE100" w:rsidDel="000B62C4">
          <w:rPr>
            <w:vertAlign w:val="superscript"/>
          </w:rPr>
          <w:delText>th</w:delText>
        </w:r>
        <w:r w:rsidDel="000B62C4">
          <w:delText xml:space="preserve"> 2022.</w:delText>
        </w:r>
      </w:del>
    </w:p>
    <w:p w14:paraId="38E1AECC" w14:textId="19135B77" w:rsidR="00327112" w:rsidRPr="00327112" w:rsidDel="000B62C4" w:rsidRDefault="003205A6" w:rsidP="00ED3DC4">
      <w:pPr>
        <w:spacing w:before="100" w:beforeAutospacing="1" w:after="100" w:afterAutospacing="1" w:line="360" w:lineRule="auto"/>
        <w:rPr>
          <w:del w:id="1908" w:author="Sreekanth  Gopi" w:date="2022-11-29T22:29:00Z"/>
        </w:rPr>
      </w:pPr>
      <w:del w:id="1909" w:author="Sreekanth  Gopi" w:date="2022-11-29T22:29:00Z">
        <w:r w:rsidRPr="003205A6" w:rsidDel="000B62C4">
          <w:rPr>
            <w:i/>
            <w:iCs/>
            <w:color w:val="211E1E"/>
          </w:rPr>
          <w:delText>Index Terms</w:delText>
        </w:r>
        <w:r w:rsidRPr="003205A6" w:rsidDel="000B62C4">
          <w:rPr>
            <w:color w:val="211E1E"/>
          </w:rPr>
          <w:delText xml:space="preserve">— </w:delText>
        </w:r>
        <w:r w:rsidR="00592C1E" w:rsidRPr="008A1BED" w:rsidDel="000B62C4">
          <w:rPr>
            <w:color w:val="211E1E"/>
          </w:rPr>
          <w:delText xml:space="preserve">attention deficit hyperactivity disorder </w:delText>
        </w:r>
        <w:r w:rsidRPr="003205A6" w:rsidDel="000B62C4">
          <w:rPr>
            <w:color w:val="211E1E"/>
          </w:rPr>
          <w:delText xml:space="preserve">(ADHD) detection, brain–computer interface, brain-controlled games, electroencephalogram (EEG) classification, </w:delText>
        </w:r>
        <w:r w:rsidR="00DE6D37" w:rsidRPr="008A1BED" w:rsidDel="000B62C4">
          <w:delText>KNN classification and Naïve Bayes classification</w:delText>
        </w:r>
        <w:r w:rsidR="001057D5" w:rsidDel="000B62C4">
          <w:delText>, Healing, Chakras, Marmas, Koshas, Meditation, breathwork</w:delText>
        </w:r>
        <w:r w:rsidRPr="003205A6" w:rsidDel="000B62C4">
          <w:rPr>
            <w:color w:val="211E1E"/>
          </w:rPr>
          <w:delText xml:space="preserve">. </w:delText>
        </w:r>
      </w:del>
    </w:p>
    <w:p w14:paraId="796F6EEB" w14:textId="7DA84C10" w:rsidR="007079B9" w:rsidDel="00B86EE1" w:rsidRDefault="007079B9">
      <w:pPr>
        <w:widowControl w:val="0"/>
        <w:rPr>
          <w:del w:id="1910" w:author="Sreekanth  Gopi" w:date="2022-12-11T10:37:00Z"/>
        </w:rPr>
      </w:pPr>
      <w:del w:id="1911" w:author="Sreekanth  Gopi" w:date="2022-12-11T10:37:00Z">
        <w:r w:rsidDel="00B86EE1">
          <w:br w:type="page"/>
        </w:r>
      </w:del>
    </w:p>
    <w:p w14:paraId="4932C335" w14:textId="3B77AE88" w:rsidR="007079B9" w:rsidDel="00130A9C" w:rsidRDefault="009C7323" w:rsidP="00ED3DC4">
      <w:pPr>
        <w:spacing w:line="360" w:lineRule="auto"/>
        <w:rPr>
          <w:del w:id="1912" w:author="Sreekanth  Gopi" w:date="2022-12-11T08:56:00Z"/>
        </w:rPr>
      </w:pPr>
      <w:r>
        <w:t>References</w:t>
      </w:r>
      <w:del w:id="1913" w:author="Sreekanth  Gopi" w:date="2022-12-11T08:56:00Z">
        <w:r w:rsidDel="00D4477C">
          <w:delText>:</w:delText>
        </w:r>
      </w:del>
    </w:p>
    <w:p w14:paraId="05F8465E" w14:textId="406A4DAD" w:rsidR="00DC0000" w:rsidRPr="00DC0000" w:rsidRDefault="003F7669" w:rsidP="00ED3DC4">
      <w:pPr>
        <w:spacing w:line="360" w:lineRule="auto"/>
      </w:pPr>
      <w:r>
        <w:br/>
      </w:r>
      <w:r w:rsidR="00DC0000" w:rsidRPr="00DC0000">
        <w:rPr>
          <w:color w:val="222222"/>
          <w:shd w:val="clear" w:color="auto" w:fill="FFFFFF"/>
        </w:rPr>
        <w:t xml:space="preserve">Mohammadi, M. R., Khaleghi, A., </w:t>
      </w:r>
      <w:proofErr w:type="spellStart"/>
      <w:r w:rsidR="00DC0000" w:rsidRPr="00DC0000">
        <w:rPr>
          <w:color w:val="222222"/>
          <w:shd w:val="clear" w:color="auto" w:fill="FFFFFF"/>
        </w:rPr>
        <w:t>Nasrabadi</w:t>
      </w:r>
      <w:proofErr w:type="spellEnd"/>
      <w:r w:rsidR="00DC0000" w:rsidRPr="00DC0000">
        <w:rPr>
          <w:color w:val="222222"/>
          <w:shd w:val="clear" w:color="auto" w:fill="FFFFFF"/>
        </w:rPr>
        <w:t xml:space="preserve">, A. M., </w:t>
      </w:r>
      <w:proofErr w:type="spellStart"/>
      <w:r w:rsidR="00DC0000" w:rsidRPr="00DC0000">
        <w:rPr>
          <w:color w:val="222222"/>
          <w:shd w:val="clear" w:color="auto" w:fill="FFFFFF"/>
        </w:rPr>
        <w:t>Rafieivand</w:t>
      </w:r>
      <w:proofErr w:type="spellEnd"/>
      <w:r w:rsidR="00DC0000" w:rsidRPr="00DC0000">
        <w:rPr>
          <w:color w:val="222222"/>
          <w:shd w:val="clear" w:color="auto" w:fill="FFFFFF"/>
        </w:rPr>
        <w:t xml:space="preserve">, S., </w:t>
      </w:r>
      <w:proofErr w:type="spellStart"/>
      <w:r w:rsidR="00DC0000" w:rsidRPr="00DC0000">
        <w:rPr>
          <w:color w:val="222222"/>
          <w:shd w:val="clear" w:color="auto" w:fill="FFFFFF"/>
        </w:rPr>
        <w:t>Begol</w:t>
      </w:r>
      <w:proofErr w:type="spellEnd"/>
      <w:r w:rsidR="00DC0000" w:rsidRPr="00DC0000">
        <w:rPr>
          <w:color w:val="222222"/>
          <w:shd w:val="clear" w:color="auto" w:fill="FFFFFF"/>
        </w:rPr>
        <w:t>, M., &amp; Zarafshan, H. (2016). EEG classification of ADHD and normal children using non-linear features and neural network. </w:t>
      </w:r>
      <w:r w:rsidR="00DC0000" w:rsidRPr="00DC0000">
        <w:rPr>
          <w:i/>
          <w:iCs/>
          <w:color w:val="222222"/>
        </w:rPr>
        <w:t>Biomedical Engineering Letters</w:t>
      </w:r>
      <w:r w:rsidR="00DC0000" w:rsidRPr="00DC0000">
        <w:rPr>
          <w:color w:val="222222"/>
          <w:shd w:val="clear" w:color="auto" w:fill="FFFFFF"/>
        </w:rPr>
        <w:t>, </w:t>
      </w:r>
      <w:r w:rsidR="00DC0000" w:rsidRPr="00DC0000">
        <w:rPr>
          <w:i/>
          <w:iCs/>
          <w:color w:val="222222"/>
        </w:rPr>
        <w:t>6</w:t>
      </w:r>
      <w:r w:rsidR="00DC0000" w:rsidRPr="00DC0000">
        <w:rPr>
          <w:color w:val="222222"/>
          <w:shd w:val="clear" w:color="auto" w:fill="FFFFFF"/>
        </w:rPr>
        <w:t>(2), 66-73.</w:t>
      </w:r>
    </w:p>
    <w:p w14:paraId="4EA06F1A" w14:textId="0C196119" w:rsidR="00DC0000" w:rsidRPr="00DE6D37" w:rsidRDefault="00DC0000" w:rsidP="00ED3DC4">
      <w:pPr>
        <w:spacing w:line="360" w:lineRule="auto"/>
      </w:pPr>
    </w:p>
    <w:p w14:paraId="3BEA0207" w14:textId="77777777" w:rsidR="00DC0000" w:rsidRPr="00DE6D37" w:rsidRDefault="00DC0000" w:rsidP="00ED3DC4">
      <w:pPr>
        <w:spacing w:line="360" w:lineRule="auto"/>
      </w:pPr>
      <w:proofErr w:type="spellStart"/>
      <w:r w:rsidRPr="00DE6D37">
        <w:rPr>
          <w:color w:val="222222"/>
          <w:shd w:val="clear" w:color="auto" w:fill="FFFFFF"/>
        </w:rPr>
        <w:t>Alchalabi</w:t>
      </w:r>
      <w:proofErr w:type="spellEnd"/>
      <w:r w:rsidRPr="00DE6D37">
        <w:rPr>
          <w:color w:val="222222"/>
          <w:shd w:val="clear" w:color="auto" w:fill="FFFFFF"/>
        </w:rPr>
        <w:t xml:space="preserve">, A. E., </w:t>
      </w:r>
      <w:proofErr w:type="spellStart"/>
      <w:r w:rsidRPr="00DE6D37">
        <w:rPr>
          <w:color w:val="222222"/>
          <w:shd w:val="clear" w:color="auto" w:fill="FFFFFF"/>
        </w:rPr>
        <w:t>Shirmohammadi</w:t>
      </w:r>
      <w:proofErr w:type="spellEnd"/>
      <w:r w:rsidRPr="00DE6D37">
        <w:rPr>
          <w:color w:val="222222"/>
          <w:shd w:val="clear" w:color="auto" w:fill="FFFFFF"/>
        </w:rPr>
        <w:t xml:space="preserve">, S., </w:t>
      </w:r>
      <w:proofErr w:type="spellStart"/>
      <w:r w:rsidRPr="00DE6D37">
        <w:rPr>
          <w:color w:val="222222"/>
          <w:shd w:val="clear" w:color="auto" w:fill="FFFFFF"/>
        </w:rPr>
        <w:t>Eddin</w:t>
      </w:r>
      <w:proofErr w:type="spellEnd"/>
      <w:r w:rsidRPr="00DE6D37">
        <w:rPr>
          <w:color w:val="222222"/>
          <w:shd w:val="clear" w:color="auto" w:fill="FFFFFF"/>
        </w:rPr>
        <w:t xml:space="preserve">, A. N., &amp; </w:t>
      </w:r>
      <w:proofErr w:type="spellStart"/>
      <w:r w:rsidRPr="00DE6D37">
        <w:rPr>
          <w:color w:val="222222"/>
          <w:shd w:val="clear" w:color="auto" w:fill="FFFFFF"/>
        </w:rPr>
        <w:t>Elsharnouby</w:t>
      </w:r>
      <w:proofErr w:type="spellEnd"/>
      <w:r w:rsidRPr="00DE6D37">
        <w:rPr>
          <w:color w:val="222222"/>
          <w:shd w:val="clear" w:color="auto" w:fill="FFFFFF"/>
        </w:rPr>
        <w:t>, M. (2018). FOCUS: Detecting ADHD patients by an EEG-based serious game.</w:t>
      </w:r>
      <w:r w:rsidRPr="00DE6D37">
        <w:rPr>
          <w:rStyle w:val="apple-converted-space"/>
          <w:color w:val="222222"/>
          <w:shd w:val="clear" w:color="auto" w:fill="FFFFFF"/>
        </w:rPr>
        <w:t> </w:t>
      </w:r>
      <w:r w:rsidRPr="00DE6D37">
        <w:rPr>
          <w:i/>
          <w:iCs/>
          <w:color w:val="222222"/>
        </w:rPr>
        <w:t>IEEE Transactions on Instrumentation and Measurement</w:t>
      </w:r>
      <w:r w:rsidRPr="00DE6D37">
        <w:rPr>
          <w:color w:val="222222"/>
          <w:shd w:val="clear" w:color="auto" w:fill="FFFFFF"/>
        </w:rPr>
        <w:t>,</w:t>
      </w:r>
      <w:r w:rsidRPr="00DE6D37">
        <w:rPr>
          <w:rStyle w:val="apple-converted-space"/>
          <w:color w:val="222222"/>
          <w:shd w:val="clear" w:color="auto" w:fill="FFFFFF"/>
        </w:rPr>
        <w:t> </w:t>
      </w:r>
      <w:r w:rsidRPr="00DE6D37">
        <w:rPr>
          <w:i/>
          <w:iCs/>
          <w:color w:val="222222"/>
        </w:rPr>
        <w:t>67</w:t>
      </w:r>
      <w:r w:rsidRPr="00DE6D37">
        <w:rPr>
          <w:color w:val="222222"/>
          <w:shd w:val="clear" w:color="auto" w:fill="FFFFFF"/>
        </w:rPr>
        <w:t>(7), 1512-1520.</w:t>
      </w:r>
    </w:p>
    <w:p w14:paraId="44AEA6A4" w14:textId="77777777" w:rsidR="00DC0000" w:rsidRPr="00DE6D37" w:rsidRDefault="00DC0000" w:rsidP="00ED3DC4">
      <w:pPr>
        <w:spacing w:line="360" w:lineRule="auto"/>
      </w:pPr>
    </w:p>
    <w:p w14:paraId="73AD67BB" w14:textId="07C9BFC0" w:rsidR="005232DA" w:rsidRPr="00DE6D37" w:rsidRDefault="00FB035F" w:rsidP="00ED3DC4">
      <w:pPr>
        <w:spacing w:line="360" w:lineRule="auto"/>
      </w:pPr>
      <w:r w:rsidRPr="00DE6D37">
        <w:t>P. Rego, P. M. Moreira, and L. P. Reis, Serious games for rehabilitation: A survey and a classification towards a taxonomy</w:t>
      </w:r>
      <w:r w:rsidR="002F7A6F">
        <w:t xml:space="preserve">. </w:t>
      </w:r>
      <w:r w:rsidRPr="00DE6D37">
        <w:rPr>
          <w:i/>
          <w:iCs/>
        </w:rPr>
        <w:t>Proc. 5th Iberian Conf. Inf. Syst. Technol.</w:t>
      </w:r>
      <w:r w:rsidRPr="00DE6D37">
        <w:t>, 2010, pp. 1–6.</w:t>
      </w:r>
    </w:p>
    <w:p w14:paraId="33217C40" w14:textId="77777777" w:rsidR="002F7A6F" w:rsidRDefault="002F7A6F" w:rsidP="00ED3DC4">
      <w:pPr>
        <w:spacing w:line="360" w:lineRule="auto"/>
      </w:pPr>
    </w:p>
    <w:p w14:paraId="3D878612" w14:textId="3B8ABC2B" w:rsidR="005232DA" w:rsidRPr="00DE6D37" w:rsidRDefault="005232DA" w:rsidP="00ED3DC4">
      <w:pPr>
        <w:spacing w:line="360" w:lineRule="auto"/>
      </w:pPr>
      <w:r w:rsidRPr="00DE6D37">
        <w:t xml:space="preserve">M. van </w:t>
      </w:r>
      <w:proofErr w:type="spellStart"/>
      <w:r w:rsidRPr="00DE6D37">
        <w:t>Lambalgen</w:t>
      </w:r>
      <w:proofErr w:type="spellEnd"/>
      <w:r w:rsidRPr="00DE6D37">
        <w:t xml:space="preserve">, C. van </w:t>
      </w:r>
      <w:proofErr w:type="spellStart"/>
      <w:r w:rsidRPr="00DE6D37">
        <w:t>Kruistum</w:t>
      </w:r>
      <w:proofErr w:type="spellEnd"/>
      <w:r w:rsidRPr="00DE6D37">
        <w:t xml:space="preserve">, and E. </w:t>
      </w:r>
      <w:proofErr w:type="spellStart"/>
      <w:r w:rsidRPr="00DE6D37">
        <w:t>Parigger</w:t>
      </w:r>
      <w:proofErr w:type="spellEnd"/>
      <w:r w:rsidRPr="00DE6D37">
        <w:t>, Discourse processing in attention-deficit hyperactivity disorder (ADHD)</w:t>
      </w:r>
      <w:r w:rsidR="002F7A6F">
        <w:t>.</w:t>
      </w:r>
      <w:r w:rsidRPr="00DE6D37">
        <w:t xml:space="preserve"> </w:t>
      </w:r>
      <w:r w:rsidRPr="00DE6D37">
        <w:rPr>
          <w:i/>
          <w:iCs/>
        </w:rPr>
        <w:t>J. Logic, Lang. Inf.,</w:t>
      </w:r>
      <w:r w:rsidRPr="00DE6D37">
        <w:t xml:space="preserve"> vol. 17, no. 4, pp. 467–487, Oct. 2008.</w:t>
      </w:r>
    </w:p>
    <w:p w14:paraId="29B70EAC" w14:textId="242399F1" w:rsidR="00265DFA" w:rsidRPr="00DE6D37" w:rsidRDefault="00265DFA" w:rsidP="00ED3DC4">
      <w:pPr>
        <w:spacing w:line="360" w:lineRule="auto"/>
      </w:pPr>
    </w:p>
    <w:p w14:paraId="04D58AE5" w14:textId="681E0A6E" w:rsidR="00E24EAB" w:rsidRPr="00DE6D37" w:rsidRDefault="00720508" w:rsidP="00ED3DC4">
      <w:pPr>
        <w:spacing w:line="360" w:lineRule="auto"/>
      </w:pPr>
      <w:r w:rsidRPr="00DE6D37">
        <w:t>CDCP (</w:t>
      </w:r>
      <w:r w:rsidR="00E24EAB" w:rsidRPr="00DE6D37">
        <w:t>Centers for Disease Control and Prevention</w:t>
      </w:r>
      <w:r w:rsidRPr="00DE6D37">
        <w:t>)</w:t>
      </w:r>
      <w:r w:rsidR="00E24EAB" w:rsidRPr="00DE6D37">
        <w:t xml:space="preserve">. </w:t>
      </w:r>
      <w:r w:rsidR="00E24EAB" w:rsidRPr="00DE6D37">
        <w:rPr>
          <w:i/>
          <w:iCs/>
        </w:rPr>
        <w:t>Key Findings: Newborn Screening for Critical Congenital Heart Defects Now Common Throughout United States</w:t>
      </w:r>
      <w:r w:rsidR="00E24EAB" w:rsidRPr="00DE6D37">
        <w:t xml:space="preserve"> | NCBDDD | CDC. Accessed: Nov. 15, 2016. [Online]. Available: http://www.cdc.gov/ncbddd/heartdefects/features/ kf-newborn-heart-screening-commom-us.html</w:t>
      </w:r>
    </w:p>
    <w:p w14:paraId="557C5959" w14:textId="70EB0E60" w:rsidR="00E24EAB" w:rsidRPr="00DE6D37" w:rsidRDefault="00E24EAB" w:rsidP="00ED3DC4">
      <w:pPr>
        <w:spacing w:line="360" w:lineRule="auto"/>
      </w:pPr>
    </w:p>
    <w:p w14:paraId="04937449" w14:textId="4D1EC8A5" w:rsidR="00F57781" w:rsidRPr="00DE6D37" w:rsidRDefault="00580233" w:rsidP="00ED3DC4">
      <w:pPr>
        <w:spacing w:line="360" w:lineRule="auto"/>
      </w:pPr>
      <w:r w:rsidRPr="00DE6D37">
        <w:t>APA</w:t>
      </w:r>
      <w:r w:rsidR="00F57781" w:rsidRPr="00DE6D37">
        <w:t xml:space="preserve">., American Psychiatric Association. DSM-5 Task Force. </w:t>
      </w:r>
      <w:r w:rsidR="00F57781" w:rsidRPr="00DE6D37">
        <w:rPr>
          <w:i/>
          <w:iCs/>
        </w:rPr>
        <w:t xml:space="preserve">Diagnostic and statistical manual of mental </w:t>
      </w:r>
      <w:proofErr w:type="gramStart"/>
      <w:r w:rsidR="00F57781" w:rsidRPr="00DE6D37">
        <w:rPr>
          <w:i/>
          <w:iCs/>
        </w:rPr>
        <w:t>disorders :</w:t>
      </w:r>
      <w:proofErr w:type="gramEnd"/>
      <w:r w:rsidR="00F57781" w:rsidRPr="00DE6D37">
        <w:rPr>
          <w:i/>
          <w:iCs/>
        </w:rPr>
        <w:t xml:space="preserve"> DSM-5</w:t>
      </w:r>
      <w:r w:rsidR="00F57781" w:rsidRPr="00DE6D37">
        <w:t xml:space="preserve">. 5th </w:t>
      </w:r>
      <w:proofErr w:type="spellStart"/>
      <w:r w:rsidR="00F57781" w:rsidRPr="00DE6D37">
        <w:t>edn</w:t>
      </w:r>
      <w:proofErr w:type="spellEnd"/>
      <w:r w:rsidR="00F57781" w:rsidRPr="00DE6D37">
        <w:t>. American Psychiatric Association, Washington, D.C. 2013.</w:t>
      </w:r>
    </w:p>
    <w:p w14:paraId="7F680C09" w14:textId="55A2C162" w:rsidR="00E41A51" w:rsidRPr="00DE6D37" w:rsidRDefault="00E41A51" w:rsidP="00ED3DC4">
      <w:pPr>
        <w:spacing w:line="360" w:lineRule="auto"/>
      </w:pPr>
    </w:p>
    <w:p w14:paraId="7C2D61AB" w14:textId="2FEC2654" w:rsidR="004D1A3B" w:rsidRPr="00DE6D37" w:rsidRDefault="001B16F8" w:rsidP="00ED3DC4">
      <w:pPr>
        <w:spacing w:line="360" w:lineRule="auto"/>
      </w:pPr>
      <w:r w:rsidRPr="00DE6D37">
        <w:t>Adler, L. A., Childress, A., Cloutier, M., Gagnon-</w:t>
      </w:r>
      <w:proofErr w:type="spellStart"/>
      <w:r w:rsidRPr="00DE6D37">
        <w:t>Sanschagrin</w:t>
      </w:r>
      <w:proofErr w:type="spellEnd"/>
      <w:r w:rsidRPr="00DE6D37">
        <w:t xml:space="preserve">, P., Davidson, M., </w:t>
      </w:r>
      <w:proofErr w:type="spellStart"/>
      <w:r w:rsidRPr="00DE6D37">
        <w:t>Kinkead</w:t>
      </w:r>
      <w:proofErr w:type="spellEnd"/>
      <w:r w:rsidRPr="00DE6D37">
        <w:t xml:space="preserve">, F., ... &amp; Schein, J. (2021). </w:t>
      </w:r>
      <w:r w:rsidRPr="00DE6D37">
        <w:rPr>
          <w:i/>
          <w:iCs/>
        </w:rPr>
        <w:t>PMH4 economic burden of attention-deficit/hyperactivity disorder (ADHD) among adults in the United States: a societal perspective</w:t>
      </w:r>
      <w:r w:rsidRPr="00DE6D37">
        <w:t>. Value in Health, 24, S128.</w:t>
      </w:r>
    </w:p>
    <w:p w14:paraId="6EBAB665" w14:textId="77777777" w:rsidR="00265DFA" w:rsidRPr="00DE6D37" w:rsidRDefault="00265DFA" w:rsidP="00ED3DC4">
      <w:pPr>
        <w:spacing w:line="360" w:lineRule="auto"/>
      </w:pPr>
      <w:r w:rsidRPr="00DE6D37">
        <w:t>Your team should be made up of 2/3 students</w:t>
      </w:r>
    </w:p>
    <w:p w14:paraId="0BF43FB3" w14:textId="3E8D0730" w:rsidR="00265DFA" w:rsidRPr="00DE6D37" w:rsidRDefault="00265DFA" w:rsidP="00ED3DC4">
      <w:pPr>
        <w:spacing w:line="360" w:lineRule="auto"/>
      </w:pPr>
      <w:r w:rsidRPr="00DE6D37">
        <w:t xml:space="preserve"> </w:t>
      </w:r>
    </w:p>
    <w:p w14:paraId="435991EE" w14:textId="40F0FA3A" w:rsidR="00CB5864" w:rsidRPr="00DE6D37" w:rsidRDefault="00CB5864" w:rsidP="00ED3DC4">
      <w:pPr>
        <w:spacing w:line="360" w:lineRule="auto"/>
      </w:pPr>
      <w:r w:rsidRPr="00DE6D37">
        <w:t xml:space="preserve">Jafari P, </w:t>
      </w:r>
      <w:proofErr w:type="spellStart"/>
      <w:r w:rsidRPr="00DE6D37">
        <w:t>Ghanizadeh</w:t>
      </w:r>
      <w:proofErr w:type="spellEnd"/>
      <w:r w:rsidRPr="00DE6D37">
        <w:t xml:space="preserve"> A, </w:t>
      </w:r>
      <w:proofErr w:type="spellStart"/>
      <w:r w:rsidRPr="00DE6D37">
        <w:t>Akhondzadeh</w:t>
      </w:r>
      <w:proofErr w:type="spellEnd"/>
      <w:r w:rsidRPr="00DE6D37">
        <w:t xml:space="preserve"> S, Mohammadi MR. </w:t>
      </w:r>
      <w:r w:rsidRPr="00DE6D37">
        <w:rPr>
          <w:i/>
          <w:iCs/>
        </w:rPr>
        <w:t xml:space="preserve">Health-related quality of life of Iranian children with attention deficit/hyperactivity disorder. </w:t>
      </w:r>
      <w:r w:rsidRPr="00DE6D37">
        <w:t>Qual Life Res. 2011; 20(1):31-6</w:t>
      </w:r>
    </w:p>
    <w:p w14:paraId="77BC49BA" w14:textId="0D65496D" w:rsidR="001B1235" w:rsidRPr="00DE6D37" w:rsidRDefault="001B1235" w:rsidP="00ED3DC4">
      <w:pPr>
        <w:spacing w:line="360" w:lineRule="auto"/>
      </w:pPr>
    </w:p>
    <w:p w14:paraId="01BEA0F6" w14:textId="352D4575" w:rsidR="001B1235" w:rsidRPr="00DE6D37" w:rsidRDefault="00EA0EEB" w:rsidP="00ED3DC4">
      <w:pPr>
        <w:spacing w:line="360" w:lineRule="auto"/>
      </w:pPr>
      <w:proofErr w:type="spellStart"/>
      <w:r w:rsidRPr="00DE6D37">
        <w:t>Meysamie</w:t>
      </w:r>
      <w:proofErr w:type="spellEnd"/>
      <w:r w:rsidRPr="00DE6D37">
        <w:t xml:space="preserve"> A, </w:t>
      </w:r>
      <w:proofErr w:type="spellStart"/>
      <w:r w:rsidRPr="00DE6D37">
        <w:t>Fard</w:t>
      </w:r>
      <w:proofErr w:type="spellEnd"/>
      <w:r w:rsidRPr="00DE6D37">
        <w:t xml:space="preserve"> MD, Mohammadi M-R. Prevalence of attention-deficit/hyperactivity disorder symptoms in </w:t>
      </w:r>
      <w:proofErr w:type="spellStart"/>
      <w:r w:rsidRPr="00DE6D37">
        <w:t>preschoolaged</w:t>
      </w:r>
      <w:proofErr w:type="spellEnd"/>
      <w:r w:rsidRPr="00DE6D37">
        <w:t xml:space="preserve"> Iranian children. </w:t>
      </w:r>
      <w:r w:rsidRPr="00DE6D37">
        <w:rPr>
          <w:i/>
          <w:iCs/>
        </w:rPr>
        <w:t xml:space="preserve">Iran J </w:t>
      </w:r>
      <w:proofErr w:type="spellStart"/>
      <w:r w:rsidRPr="00DE6D37">
        <w:rPr>
          <w:i/>
          <w:iCs/>
        </w:rPr>
        <w:t>Pediatr</w:t>
      </w:r>
      <w:proofErr w:type="spellEnd"/>
      <w:r w:rsidRPr="00DE6D37">
        <w:t>. 2011; 21(4):467.</w:t>
      </w:r>
    </w:p>
    <w:p w14:paraId="233AEC8C" w14:textId="77777777" w:rsidR="00EA0EEB" w:rsidRPr="00DE6D37" w:rsidRDefault="00EA0EEB" w:rsidP="00ED3DC4">
      <w:pPr>
        <w:spacing w:line="360" w:lineRule="auto"/>
      </w:pPr>
    </w:p>
    <w:p w14:paraId="4FD35D3E" w14:textId="36EBC5C3" w:rsidR="001B1235" w:rsidRPr="00DE6D37" w:rsidRDefault="006D06A0" w:rsidP="00ED3DC4">
      <w:pPr>
        <w:spacing w:line="360" w:lineRule="auto"/>
      </w:pPr>
      <w:proofErr w:type="spellStart"/>
      <w:r w:rsidRPr="00DE6D37">
        <w:t>Lubar</w:t>
      </w:r>
      <w:proofErr w:type="spellEnd"/>
      <w:r w:rsidRPr="00DE6D37">
        <w:t xml:space="preserve"> JF. Discourse on the development of EEG diagnostics and biofeedback for attention-deficit/hyperactivity disorders. </w:t>
      </w:r>
      <w:r w:rsidRPr="00DE6D37">
        <w:rPr>
          <w:i/>
          <w:iCs/>
        </w:rPr>
        <w:t>Biofeedback Self-Reg</w:t>
      </w:r>
      <w:r w:rsidRPr="00DE6D37">
        <w:t xml:space="preserve"> 1991; 16(3):201-25.</w:t>
      </w:r>
    </w:p>
    <w:p w14:paraId="0E0E9944" w14:textId="5493226D" w:rsidR="006D06A0" w:rsidRPr="00DE6D37" w:rsidRDefault="006D06A0" w:rsidP="00ED3DC4">
      <w:pPr>
        <w:spacing w:line="360" w:lineRule="auto"/>
      </w:pPr>
    </w:p>
    <w:p w14:paraId="2B9C91C1" w14:textId="621A01F7" w:rsidR="005A1619" w:rsidRPr="00DE6D37" w:rsidRDefault="005A1619" w:rsidP="00ED3DC4">
      <w:pPr>
        <w:spacing w:line="360" w:lineRule="auto"/>
      </w:pPr>
      <w:r w:rsidRPr="00DE6D37">
        <w:t xml:space="preserve">Fonseca LC, </w:t>
      </w:r>
      <w:proofErr w:type="spellStart"/>
      <w:r w:rsidRPr="00DE6D37">
        <w:t>Tedrus</w:t>
      </w:r>
      <w:proofErr w:type="spellEnd"/>
      <w:r w:rsidRPr="00DE6D37">
        <w:t xml:space="preserve"> GMA, </w:t>
      </w:r>
      <w:proofErr w:type="spellStart"/>
      <w:r w:rsidRPr="00DE6D37">
        <w:t>Moraes</w:t>
      </w:r>
      <w:proofErr w:type="spellEnd"/>
      <w:r w:rsidRPr="00DE6D37">
        <w:t xml:space="preserve"> Cd, Machado </w:t>
      </w:r>
      <w:proofErr w:type="spellStart"/>
      <w:r w:rsidRPr="00DE6D37">
        <w:t>AdV</w:t>
      </w:r>
      <w:proofErr w:type="spellEnd"/>
      <w:r w:rsidRPr="00DE6D37">
        <w:t xml:space="preserve">, Almeida </w:t>
      </w:r>
      <w:proofErr w:type="spellStart"/>
      <w:r w:rsidRPr="00DE6D37">
        <w:t>MPd</w:t>
      </w:r>
      <w:proofErr w:type="spellEnd"/>
      <w:r w:rsidRPr="00DE6D37">
        <w:t xml:space="preserve">, Oliveira </w:t>
      </w:r>
      <w:proofErr w:type="spellStart"/>
      <w:r w:rsidRPr="00DE6D37">
        <w:t>DOFd</w:t>
      </w:r>
      <w:proofErr w:type="spellEnd"/>
      <w:r w:rsidRPr="00DE6D37">
        <w:t xml:space="preserve">. Epileptiform abnormalities and quantitative EEG in children with attention-deficit/hyperactivity disorder. </w:t>
      </w:r>
      <w:proofErr w:type="spellStart"/>
      <w:r w:rsidRPr="00DE6D37">
        <w:rPr>
          <w:i/>
          <w:iCs/>
        </w:rPr>
        <w:t>Arq</w:t>
      </w:r>
      <w:proofErr w:type="spellEnd"/>
      <w:r w:rsidRPr="00DE6D37">
        <w:rPr>
          <w:i/>
          <w:iCs/>
        </w:rPr>
        <w:t xml:space="preserve"> Neuro-</w:t>
      </w:r>
      <w:proofErr w:type="spellStart"/>
      <w:r w:rsidRPr="00DE6D37">
        <w:rPr>
          <w:i/>
          <w:iCs/>
        </w:rPr>
        <w:t>Psiquiat</w:t>
      </w:r>
      <w:proofErr w:type="spellEnd"/>
      <w:r w:rsidRPr="00DE6D37">
        <w:rPr>
          <w:i/>
          <w:iCs/>
        </w:rPr>
        <w:t>.</w:t>
      </w:r>
      <w:r w:rsidRPr="00DE6D37">
        <w:t xml:space="preserve"> 2008; 66(3A):462-7.</w:t>
      </w:r>
    </w:p>
    <w:p w14:paraId="1ACA3ED8" w14:textId="51EB157D" w:rsidR="005A1619" w:rsidRPr="00DE6D37" w:rsidRDefault="005A1619" w:rsidP="00ED3DC4">
      <w:pPr>
        <w:spacing w:line="360" w:lineRule="auto"/>
      </w:pPr>
    </w:p>
    <w:p w14:paraId="0BFBD34C" w14:textId="02CD1B33" w:rsidR="00265DFA" w:rsidRDefault="00C11265" w:rsidP="00ED3DC4">
      <w:pPr>
        <w:spacing w:line="360" w:lineRule="auto"/>
      </w:pPr>
      <w:r w:rsidRPr="00DE6D37">
        <w:t xml:space="preserve">Mueller A, </w:t>
      </w:r>
      <w:proofErr w:type="spellStart"/>
      <w:r w:rsidRPr="00DE6D37">
        <w:t>Candrian</w:t>
      </w:r>
      <w:proofErr w:type="spellEnd"/>
      <w:r w:rsidRPr="00DE6D37">
        <w:t xml:space="preserve"> G, </w:t>
      </w:r>
      <w:proofErr w:type="spellStart"/>
      <w:r w:rsidRPr="00DE6D37">
        <w:t>Grane</w:t>
      </w:r>
      <w:proofErr w:type="spellEnd"/>
      <w:r w:rsidRPr="00DE6D37">
        <w:t xml:space="preserve"> VA, </w:t>
      </w:r>
      <w:proofErr w:type="spellStart"/>
      <w:r w:rsidRPr="00DE6D37">
        <w:t>Kropotov</w:t>
      </w:r>
      <w:proofErr w:type="spellEnd"/>
      <w:r w:rsidRPr="00DE6D37">
        <w:t xml:space="preserve"> JD, Ponomarev VA, </w:t>
      </w:r>
      <w:proofErr w:type="spellStart"/>
      <w:r w:rsidRPr="00DE6D37">
        <w:t>Baschera</w:t>
      </w:r>
      <w:proofErr w:type="spellEnd"/>
      <w:r w:rsidRPr="00DE6D37">
        <w:t xml:space="preserve"> G-M. Discriminating between ADHD adults and controls using independent ERP components and a support vector machine: a validation study. </w:t>
      </w:r>
      <w:r w:rsidRPr="00DE6D37">
        <w:rPr>
          <w:i/>
          <w:iCs/>
        </w:rPr>
        <w:t>Nonlinear Biomed Phys.</w:t>
      </w:r>
      <w:r w:rsidRPr="00DE6D37">
        <w:t xml:space="preserve"> 2011; 5(1):5.</w:t>
      </w:r>
    </w:p>
    <w:p w14:paraId="3D5B3D07" w14:textId="77777777" w:rsidR="006338B7" w:rsidRDefault="006338B7" w:rsidP="00ED3DC4">
      <w:pPr>
        <w:spacing w:line="360" w:lineRule="auto"/>
      </w:pPr>
    </w:p>
    <w:p w14:paraId="704113F3" w14:textId="77777777" w:rsidR="006338B7" w:rsidRDefault="006338B7" w:rsidP="00ED3DC4">
      <w:pPr>
        <w:spacing w:line="360" w:lineRule="auto"/>
      </w:pPr>
      <w:r w:rsidRPr="005562C7">
        <w:t xml:space="preserve">Fried, R., DiSalvo, M., Farrell, A., &amp; Biederman, J. (2022). Using a digital meditation application to mitigate anxiety and sleep problems in children with ADHD. </w:t>
      </w:r>
      <w:r w:rsidRPr="005562C7">
        <w:rPr>
          <w:i/>
          <w:iCs/>
        </w:rPr>
        <w:t>Journal of Attention Disorders</w:t>
      </w:r>
      <w:r w:rsidRPr="005562C7">
        <w:t>, 26(7), 1033-1039.</w:t>
      </w:r>
    </w:p>
    <w:p w14:paraId="0BA74C63" w14:textId="77777777" w:rsidR="006338B7" w:rsidRDefault="006338B7" w:rsidP="00ED3DC4">
      <w:pPr>
        <w:spacing w:line="360" w:lineRule="auto"/>
      </w:pPr>
    </w:p>
    <w:p w14:paraId="2C2A363A" w14:textId="77777777" w:rsidR="006338B7" w:rsidRDefault="006338B7" w:rsidP="00ED3DC4">
      <w:pPr>
        <w:spacing w:line="360" w:lineRule="auto"/>
      </w:pPr>
      <w:r>
        <w:t xml:space="preserve">Economides, M., </w:t>
      </w:r>
      <w:proofErr w:type="spellStart"/>
      <w:r>
        <w:t>Martman</w:t>
      </w:r>
      <w:proofErr w:type="spellEnd"/>
      <w:r>
        <w:t xml:space="preserve">, J., Bell, M. J., &amp; Sanderson, B. (2018). Improvements in stress, affect, and irritability following brief use of a mindfulness-based smartphone app: a randomized controlled trial. </w:t>
      </w:r>
      <w:r w:rsidRPr="00AE1991">
        <w:rPr>
          <w:i/>
          <w:iCs/>
        </w:rPr>
        <w:t>Mindfulness</w:t>
      </w:r>
      <w:r>
        <w:t>, 9(5), 1584-1593, Chicago.</w:t>
      </w:r>
    </w:p>
    <w:p w14:paraId="6A6F14C0" w14:textId="77777777" w:rsidR="006338B7" w:rsidRDefault="006338B7" w:rsidP="00ED3DC4">
      <w:pPr>
        <w:spacing w:line="360" w:lineRule="auto"/>
      </w:pPr>
    </w:p>
    <w:p w14:paraId="62029231" w14:textId="1BAB6702" w:rsidR="006338B7" w:rsidRDefault="006338B7" w:rsidP="00ED3DC4">
      <w:pPr>
        <w:spacing w:line="360" w:lineRule="auto"/>
      </w:pPr>
      <w:r w:rsidRPr="00714E2A">
        <w:t xml:space="preserve">Kora, P., Meenakshi, K., </w:t>
      </w:r>
      <w:proofErr w:type="spellStart"/>
      <w:r w:rsidRPr="00714E2A">
        <w:t>Swaraja</w:t>
      </w:r>
      <w:proofErr w:type="spellEnd"/>
      <w:r w:rsidRPr="00714E2A">
        <w:t xml:space="preserve">, K., Rajani, A., &amp; Raju, M. S. (2021). EEG based interpretation of human brain activity during yoga and meditation using machine learning: A systematic review. </w:t>
      </w:r>
      <w:r w:rsidRPr="00714E2A">
        <w:rPr>
          <w:i/>
          <w:iCs/>
        </w:rPr>
        <w:t>Complementary therapies in clinical practice</w:t>
      </w:r>
      <w:r w:rsidRPr="00714E2A">
        <w:t>, 43, 101329.</w:t>
      </w:r>
      <w:r w:rsidR="00115EFB">
        <w:br/>
      </w:r>
    </w:p>
    <w:p w14:paraId="08D80136" w14:textId="78D2678F" w:rsidR="007D7902" w:rsidRDefault="007D7902" w:rsidP="00ED3DC4">
      <w:pPr>
        <w:spacing w:line="360" w:lineRule="auto"/>
      </w:pPr>
      <w:r>
        <w:t>Gopi, Sreekanth</w:t>
      </w:r>
      <w:r w:rsidRPr="007D7902">
        <w:t>. (202</w:t>
      </w:r>
      <w:r>
        <w:t>0</w:t>
      </w:r>
      <w:r w:rsidRPr="007D7902">
        <w:t xml:space="preserve">). </w:t>
      </w:r>
      <w:r w:rsidR="00115EFB" w:rsidRPr="00115EFB">
        <w:t>Chakramarma Meditation - Vedic Transpersonal practices research</w:t>
      </w:r>
      <w:r w:rsidRPr="007D7902">
        <w:t>.</w:t>
      </w:r>
      <w:r w:rsidR="0095486A">
        <w:br/>
      </w:r>
    </w:p>
    <w:p w14:paraId="3A55DE69" w14:textId="0B06993C" w:rsidR="0095486A" w:rsidRDefault="0095486A" w:rsidP="00ED3DC4">
      <w:pPr>
        <w:spacing w:line="360" w:lineRule="auto"/>
      </w:pPr>
      <w:proofErr w:type="spellStart"/>
      <w:r w:rsidRPr="0095486A">
        <w:lastRenderedPageBreak/>
        <w:t>Sarabia-Cobo</w:t>
      </w:r>
      <w:proofErr w:type="spellEnd"/>
      <w:r w:rsidRPr="0095486A">
        <w:t xml:space="preserve">, C. M. (2015). Heart coherence: a new tool in the management of stress on professionals and family caregivers of patients with dementia. </w:t>
      </w:r>
      <w:r w:rsidRPr="00ED42CC">
        <w:rPr>
          <w:i/>
          <w:iCs/>
        </w:rPr>
        <w:t>Applied psychophysiology and biofeedback</w:t>
      </w:r>
      <w:r w:rsidRPr="0095486A">
        <w:t>, 40(2), 75-83.</w:t>
      </w:r>
    </w:p>
    <w:p w14:paraId="1731502B" w14:textId="59DD3788" w:rsidR="0066216A" w:rsidRDefault="0066216A" w:rsidP="00ED3DC4">
      <w:pPr>
        <w:spacing w:line="360" w:lineRule="auto"/>
      </w:pPr>
    </w:p>
    <w:p w14:paraId="16A83D8E" w14:textId="466DDF76" w:rsidR="0066216A" w:rsidRDefault="0066216A" w:rsidP="00ED3DC4">
      <w:pPr>
        <w:spacing w:line="360" w:lineRule="auto"/>
      </w:pPr>
      <w:proofErr w:type="spellStart"/>
      <w:r w:rsidRPr="0066216A">
        <w:t>McCraty</w:t>
      </w:r>
      <w:proofErr w:type="spellEnd"/>
      <w:r w:rsidRPr="0066216A">
        <w:t xml:space="preserve">, R. (2022). Following the Rhythm of the Heart: </w:t>
      </w:r>
      <w:proofErr w:type="spellStart"/>
      <w:r w:rsidRPr="0066216A">
        <w:t>HeartMath</w:t>
      </w:r>
      <w:proofErr w:type="spellEnd"/>
      <w:r w:rsidRPr="0066216A">
        <w:t xml:space="preserve"> Institute’s Path to HRV Biofeedback. </w:t>
      </w:r>
      <w:r w:rsidRPr="0066216A">
        <w:rPr>
          <w:i/>
          <w:iCs/>
        </w:rPr>
        <w:t>Applied Psychophysiology and Biofeedback</w:t>
      </w:r>
      <w:r w:rsidRPr="0066216A">
        <w:t>, 1-12.</w:t>
      </w:r>
    </w:p>
    <w:p w14:paraId="002285B7" w14:textId="77777777" w:rsidR="00205121" w:rsidRDefault="00205121" w:rsidP="00ED3DC4">
      <w:pPr>
        <w:spacing w:line="360" w:lineRule="auto"/>
      </w:pPr>
    </w:p>
    <w:p w14:paraId="74FF3DC7" w14:textId="77777777" w:rsidR="0026280C" w:rsidRDefault="00205121" w:rsidP="00ED3DC4">
      <w:pPr>
        <w:spacing w:line="360" w:lineRule="auto"/>
      </w:pPr>
      <w:proofErr w:type="spellStart"/>
      <w:r>
        <w:t>Nazhvani</w:t>
      </w:r>
      <w:proofErr w:type="spellEnd"/>
      <w:r>
        <w:t xml:space="preserve">, A. D., </w:t>
      </w:r>
      <w:proofErr w:type="spellStart"/>
      <w:r>
        <w:t>Boostani</w:t>
      </w:r>
      <w:proofErr w:type="spellEnd"/>
      <w:r>
        <w:t xml:space="preserve">, R., Afrasiabi, S., &amp; </w:t>
      </w:r>
      <w:proofErr w:type="spellStart"/>
      <w:r>
        <w:t>Sadatnezhad</w:t>
      </w:r>
      <w:proofErr w:type="spellEnd"/>
      <w:r>
        <w:t xml:space="preserve">, K. (2013). Classification of ADHD and BMD patients using visual evoked potential. </w:t>
      </w:r>
      <w:r w:rsidRPr="000C7F65">
        <w:rPr>
          <w:i/>
          <w:iCs/>
        </w:rPr>
        <w:t>Clinical neurology and neurosurgery</w:t>
      </w:r>
      <w:r>
        <w:t>, 115(11), 2329-2335</w:t>
      </w:r>
      <w:r w:rsidR="0026280C">
        <w:t xml:space="preserve"> </w:t>
      </w:r>
      <w:r>
        <w:t>Chicago</w:t>
      </w:r>
      <w:r w:rsidR="0026280C">
        <w:t>.</w:t>
      </w:r>
    </w:p>
    <w:p w14:paraId="2158EAC5" w14:textId="77777777" w:rsidR="0026280C" w:rsidRDefault="0026280C" w:rsidP="00ED3DC4">
      <w:pPr>
        <w:spacing w:line="360" w:lineRule="auto"/>
      </w:pPr>
    </w:p>
    <w:p w14:paraId="6569E5BF" w14:textId="43576A6E" w:rsidR="00205121" w:rsidRDefault="0026280C" w:rsidP="00ED3DC4">
      <w:pPr>
        <w:spacing w:line="360" w:lineRule="auto"/>
      </w:pPr>
      <w:r>
        <w:t xml:space="preserve">Slater, J., </w:t>
      </w:r>
      <w:proofErr w:type="spellStart"/>
      <w:r>
        <w:t>Joober</w:t>
      </w:r>
      <w:proofErr w:type="spellEnd"/>
      <w:r>
        <w:t xml:space="preserve">, R., </w:t>
      </w:r>
      <w:proofErr w:type="spellStart"/>
      <w:r>
        <w:t>Koborsy</w:t>
      </w:r>
      <w:proofErr w:type="spellEnd"/>
      <w:r>
        <w:t xml:space="preserve">, B. L., Mitchell, S., </w:t>
      </w:r>
      <w:proofErr w:type="spellStart"/>
      <w:r>
        <w:t>Sahlas</w:t>
      </w:r>
      <w:proofErr w:type="spellEnd"/>
      <w:r>
        <w:t xml:space="preserve">, E., &amp; Palmer, C. (2022). Can electroencephalography (EEG) identify ADHD subtypes? A systematic review. </w:t>
      </w:r>
      <w:proofErr w:type="spellStart"/>
      <w:r w:rsidRPr="00DC4D6B">
        <w:rPr>
          <w:i/>
          <w:iCs/>
        </w:rPr>
        <w:t>medRxiv</w:t>
      </w:r>
      <w:proofErr w:type="spellEnd"/>
      <w:r w:rsidR="00DC4D6B">
        <w:t xml:space="preserve"> </w:t>
      </w:r>
      <w:r>
        <w:t>Chicago</w:t>
      </w:r>
      <w:r w:rsidR="00DC4D6B">
        <w:t>.</w:t>
      </w:r>
      <w:r>
        <w:tab/>
      </w:r>
      <w:r w:rsidR="00205121">
        <w:tab/>
      </w:r>
    </w:p>
    <w:p w14:paraId="019767C6" w14:textId="138C32A7" w:rsidR="0026280C" w:rsidRDefault="0026280C" w:rsidP="00ED3DC4">
      <w:pPr>
        <w:spacing w:line="360" w:lineRule="auto"/>
      </w:pPr>
    </w:p>
    <w:p w14:paraId="047FF7A1" w14:textId="17CDBA49" w:rsidR="00672FC3" w:rsidRDefault="003A48DA" w:rsidP="00ED3DC4">
      <w:pPr>
        <w:spacing w:line="360" w:lineRule="auto"/>
      </w:pPr>
      <w:proofErr w:type="spellStart"/>
      <w:r w:rsidRPr="003A48DA">
        <w:t>Willson</w:t>
      </w:r>
      <w:proofErr w:type="spellEnd"/>
      <w:r w:rsidRPr="003A48DA">
        <w:t xml:space="preserve">, S. (2021). Her breath in our holy bones: an intuitive inquiry into the lived experience of kundalini awakenings in Aotearoa, New Zealand from a critical health psychology perspective: a thesis presented in partial fulfilment of the degree of Master of Science in Health Psychology at </w:t>
      </w:r>
      <w:r w:rsidRPr="003A48DA">
        <w:rPr>
          <w:i/>
          <w:iCs/>
        </w:rPr>
        <w:t>Massey University, Auckland, New Zealand</w:t>
      </w:r>
      <w:r w:rsidRPr="003A48DA">
        <w:t xml:space="preserve"> (Doctoral dissertation, Massey University).</w:t>
      </w:r>
    </w:p>
    <w:p w14:paraId="4A70346C" w14:textId="4D97EC06" w:rsidR="00236313" w:rsidRDefault="00236313" w:rsidP="00ED3DC4">
      <w:pPr>
        <w:spacing w:line="360" w:lineRule="auto"/>
      </w:pPr>
    </w:p>
    <w:p w14:paraId="58468562" w14:textId="133F476C" w:rsidR="00236313" w:rsidRDefault="00236313" w:rsidP="00ED3DC4">
      <w:pPr>
        <w:spacing w:line="360" w:lineRule="auto"/>
      </w:pPr>
      <w:r w:rsidRPr="00236313">
        <w:t xml:space="preserve">Rogers, L., Phillips, K., &amp; Cooper, N. (2021). Energy Healing Therapies: A Systematic Review and Critical Appraisal. </w:t>
      </w:r>
      <w:r w:rsidRPr="00236313">
        <w:rPr>
          <w:i/>
          <w:iCs/>
        </w:rPr>
        <w:t>Health Psychology Review</w:t>
      </w:r>
      <w:r w:rsidRPr="00236313">
        <w:t>, 2(3), 162-170.</w:t>
      </w:r>
    </w:p>
    <w:p w14:paraId="7DA3C216" w14:textId="0E59CD9E" w:rsidR="0095315A" w:rsidRDefault="0095315A" w:rsidP="00ED3DC4">
      <w:pPr>
        <w:spacing w:line="360" w:lineRule="auto"/>
      </w:pPr>
    </w:p>
    <w:p w14:paraId="2631D12F" w14:textId="5FF4B930" w:rsidR="0095315A" w:rsidRDefault="0095315A" w:rsidP="00ED3DC4">
      <w:pPr>
        <w:spacing w:line="360" w:lineRule="auto"/>
      </w:pPr>
      <w:proofErr w:type="spellStart"/>
      <w:r w:rsidRPr="0095315A">
        <w:t>Piha</w:t>
      </w:r>
      <w:proofErr w:type="spellEnd"/>
      <w:r w:rsidRPr="0095315A">
        <w:t>, K. (2022). Self-healing With Reiki for Homeless Individuals Suffering from Past Traumatic Events</w:t>
      </w:r>
      <w:r>
        <w:t xml:space="preserve">. </w:t>
      </w:r>
      <w:r w:rsidRPr="0095315A">
        <w:t>Augsburg University</w:t>
      </w:r>
      <w:r>
        <w:t>,</w:t>
      </w:r>
      <w:r w:rsidRPr="0095315A">
        <w:t xml:space="preserve"> </w:t>
      </w:r>
      <w:r w:rsidR="00000000">
        <w:fldChar w:fldCharType="begin"/>
      </w:r>
      <w:r w:rsidR="00000000">
        <w:instrText>HYPERLINK "https://idun.augsburg.edu/etd"</w:instrText>
      </w:r>
      <w:r w:rsidR="00000000">
        <w:fldChar w:fldCharType="separate"/>
      </w:r>
      <w:r w:rsidR="00AE3ED6" w:rsidRPr="00BC7DF5">
        <w:rPr>
          <w:rStyle w:val="Hyperlink"/>
        </w:rPr>
        <w:t>https://idun.augsburg.edu/etd</w:t>
      </w:r>
      <w:r w:rsidR="00000000">
        <w:rPr>
          <w:rStyle w:val="Hyperlink"/>
        </w:rPr>
        <w:fldChar w:fldCharType="end"/>
      </w:r>
      <w:r w:rsidRPr="0095315A">
        <w:t>.</w:t>
      </w:r>
    </w:p>
    <w:p w14:paraId="2CB5925D" w14:textId="4A713D81" w:rsidR="00AE3ED6" w:rsidRDefault="00AE3ED6" w:rsidP="00ED3DC4">
      <w:pPr>
        <w:spacing w:line="360" w:lineRule="auto"/>
      </w:pPr>
    </w:p>
    <w:p w14:paraId="75515A3F" w14:textId="732F57D2" w:rsidR="00AE3ED6" w:rsidRDefault="00AE3ED6" w:rsidP="00ED3DC4">
      <w:pPr>
        <w:spacing w:line="360" w:lineRule="auto"/>
      </w:pPr>
      <w:r w:rsidRPr="00AE3ED6">
        <w:t xml:space="preserve">Rand, W. L. (2013). History of Reiki. An </w:t>
      </w:r>
      <w:proofErr w:type="gramStart"/>
      <w:r w:rsidRPr="00AE3ED6">
        <w:t>evidence based</w:t>
      </w:r>
      <w:proofErr w:type="gramEnd"/>
      <w:r w:rsidRPr="00AE3ED6">
        <w:t xml:space="preserve"> history of Reiki: a selection of articles from </w:t>
      </w:r>
      <w:r w:rsidRPr="00AE3ED6">
        <w:rPr>
          <w:i/>
          <w:iCs/>
        </w:rPr>
        <w:t>Reiki New Magazine</w:t>
      </w:r>
      <w:r w:rsidRPr="00AE3ED6">
        <w:t>. Southfield: International Center for Reiki Training, 16-31.</w:t>
      </w:r>
    </w:p>
    <w:p w14:paraId="7A48FE0F" w14:textId="5D477F82" w:rsidR="007C499C" w:rsidRDefault="007C499C" w:rsidP="00ED3DC4">
      <w:pPr>
        <w:spacing w:line="360" w:lineRule="auto"/>
      </w:pPr>
    </w:p>
    <w:p w14:paraId="1AF37406" w14:textId="019DFB3F" w:rsidR="007C499C" w:rsidRDefault="007C499C" w:rsidP="00ED3DC4">
      <w:pPr>
        <w:spacing w:line="360" w:lineRule="auto"/>
      </w:pPr>
      <w:r w:rsidRPr="007C499C">
        <w:t xml:space="preserve">Kason, Y. (1994). Near-death experiences and kundalini awakening: Exploring the link. </w:t>
      </w:r>
      <w:r w:rsidRPr="004E7F35">
        <w:rPr>
          <w:i/>
          <w:iCs/>
        </w:rPr>
        <w:t>Journal of near-death studies</w:t>
      </w:r>
      <w:r w:rsidRPr="007C499C">
        <w:t>.</w:t>
      </w:r>
    </w:p>
    <w:p w14:paraId="24BC5D7B" w14:textId="695AF6FF" w:rsidR="00701FF4" w:rsidRDefault="00701FF4" w:rsidP="00ED3DC4">
      <w:pPr>
        <w:spacing w:line="360" w:lineRule="auto"/>
      </w:pPr>
    </w:p>
    <w:p w14:paraId="61C28CA2" w14:textId="25762CBE" w:rsidR="00701FF4" w:rsidRDefault="00701FF4" w:rsidP="00ED3DC4">
      <w:pPr>
        <w:spacing w:line="360" w:lineRule="auto"/>
      </w:pPr>
      <w:r w:rsidRPr="00701FF4">
        <w:t xml:space="preserve">De </w:t>
      </w:r>
      <w:proofErr w:type="spellStart"/>
      <w:r w:rsidRPr="00701FF4">
        <w:t>Vitto</w:t>
      </w:r>
      <w:proofErr w:type="spellEnd"/>
      <w:r w:rsidRPr="00701FF4">
        <w:t xml:space="preserve">, J. (2021). Reiki practitioners’ experiences of self-healing and transformation: An intuitive inquiry. </w:t>
      </w:r>
      <w:r w:rsidRPr="00701FF4">
        <w:rPr>
          <w:i/>
          <w:iCs/>
        </w:rPr>
        <w:t>Consciousness, Spirituality &amp; Transpersonal Psychology</w:t>
      </w:r>
      <w:r w:rsidRPr="00701FF4">
        <w:t>, 2, 1-15.</w:t>
      </w:r>
    </w:p>
    <w:p w14:paraId="419F2D98" w14:textId="77777777" w:rsidR="00BC009E" w:rsidRDefault="00BC009E" w:rsidP="00ED3DC4">
      <w:pPr>
        <w:spacing w:line="360" w:lineRule="auto"/>
      </w:pPr>
    </w:p>
    <w:p w14:paraId="5846FBB8" w14:textId="2024A83B" w:rsidR="002A3DC3" w:rsidRDefault="002A3DC3" w:rsidP="00ED3DC4">
      <w:pPr>
        <w:spacing w:line="360" w:lineRule="auto"/>
      </w:pPr>
      <w:r w:rsidRPr="002A3DC3">
        <w:t xml:space="preserve">Liu, W., </w:t>
      </w:r>
      <w:proofErr w:type="spellStart"/>
      <w:r w:rsidRPr="002A3DC3">
        <w:t>Qiu</w:t>
      </w:r>
      <w:proofErr w:type="spellEnd"/>
      <w:r w:rsidRPr="002A3DC3">
        <w:t xml:space="preserve">, J. L., Zheng, W. L., &amp; Lu, B. L. (2021). Comparing recognition performance and robustness of multimodal deep learning models for multimodal emotion recognition. </w:t>
      </w:r>
      <w:r w:rsidRPr="002A3DC3">
        <w:rPr>
          <w:i/>
          <w:iCs/>
        </w:rPr>
        <w:t>IEEE Transactions on Cognitive and Developmental Systems</w:t>
      </w:r>
      <w:r w:rsidRPr="002A3DC3">
        <w:t>.</w:t>
      </w:r>
    </w:p>
    <w:p w14:paraId="39569D66" w14:textId="77777777" w:rsidR="0013141E" w:rsidRDefault="0013141E" w:rsidP="00ED3DC4">
      <w:pPr>
        <w:spacing w:line="360" w:lineRule="auto"/>
      </w:pPr>
    </w:p>
    <w:p w14:paraId="51C25715" w14:textId="1BBE6CA7" w:rsidR="0013141E" w:rsidRDefault="0013141E" w:rsidP="00ED3DC4">
      <w:pPr>
        <w:spacing w:line="360" w:lineRule="auto"/>
      </w:pPr>
      <w:proofErr w:type="spellStart"/>
      <w:r w:rsidRPr="0013141E">
        <w:t>Sadatnezhad</w:t>
      </w:r>
      <w:proofErr w:type="spellEnd"/>
      <w:r w:rsidRPr="0013141E">
        <w:t xml:space="preserve">, K., </w:t>
      </w:r>
      <w:proofErr w:type="spellStart"/>
      <w:r w:rsidRPr="0013141E">
        <w:t>Boostani</w:t>
      </w:r>
      <w:proofErr w:type="spellEnd"/>
      <w:r w:rsidRPr="0013141E">
        <w:t xml:space="preserve">, R., &amp; </w:t>
      </w:r>
      <w:proofErr w:type="spellStart"/>
      <w:r w:rsidRPr="0013141E">
        <w:t>Ghanizadeh</w:t>
      </w:r>
      <w:proofErr w:type="spellEnd"/>
      <w:r w:rsidRPr="0013141E">
        <w:t xml:space="preserve">, A. (2011). Classification of BMD and ADHD patients using their EEG signals. </w:t>
      </w:r>
      <w:r w:rsidRPr="0013141E">
        <w:rPr>
          <w:i/>
          <w:iCs/>
        </w:rPr>
        <w:t>Expert Systems with Applications</w:t>
      </w:r>
      <w:r w:rsidRPr="0013141E">
        <w:t>, 38(3), 1956-1963.</w:t>
      </w:r>
    </w:p>
    <w:p w14:paraId="735B0760" w14:textId="7E14402C" w:rsidR="005C2B26" w:rsidRDefault="005C2B26" w:rsidP="00ED3DC4">
      <w:pPr>
        <w:spacing w:line="360" w:lineRule="auto"/>
      </w:pPr>
    </w:p>
    <w:p w14:paraId="69EEC4C7" w14:textId="5AE0EB39" w:rsidR="005C2B26" w:rsidRPr="00DE6D37" w:rsidRDefault="2CB44905" w:rsidP="00ED3DC4">
      <w:pPr>
        <w:spacing w:line="360" w:lineRule="auto"/>
      </w:pPr>
      <w:proofErr w:type="spellStart"/>
      <w:r>
        <w:t>Deolindo</w:t>
      </w:r>
      <w:proofErr w:type="spellEnd"/>
      <w:r>
        <w:t xml:space="preserve">, C. S., Ribeiro, M. W., </w:t>
      </w:r>
      <w:proofErr w:type="spellStart"/>
      <w:r>
        <w:t>Aratanha</w:t>
      </w:r>
      <w:proofErr w:type="spellEnd"/>
      <w:r>
        <w:t xml:space="preserve">, M. A., Afonso, R. F., </w:t>
      </w:r>
      <w:proofErr w:type="spellStart"/>
      <w:r>
        <w:t>Irrmischer</w:t>
      </w:r>
      <w:proofErr w:type="spellEnd"/>
      <w:r>
        <w:t xml:space="preserve">, M., &amp; </w:t>
      </w:r>
      <w:proofErr w:type="spellStart"/>
      <w:r>
        <w:t>Kozasa</w:t>
      </w:r>
      <w:proofErr w:type="spellEnd"/>
      <w:r>
        <w:t xml:space="preserve">, E. H. (2020). A critical analysis on characterizing the meditation experience through the electroencephalogram. </w:t>
      </w:r>
      <w:r w:rsidRPr="6F08318B">
        <w:rPr>
          <w:i/>
          <w:iCs/>
        </w:rPr>
        <w:t>Frontiers in systems neuroscience</w:t>
      </w:r>
      <w:r>
        <w:t>, 14, 53.</w:t>
      </w:r>
    </w:p>
    <w:p w14:paraId="0AD6C984" w14:textId="565F912A" w:rsidR="6F08318B" w:rsidRDefault="6F08318B" w:rsidP="6F08318B">
      <w:pPr>
        <w:spacing w:line="360" w:lineRule="auto"/>
      </w:pPr>
    </w:p>
    <w:p w14:paraId="1DBDDC9D" w14:textId="4E1E87AD" w:rsidR="3B549DBB" w:rsidRDefault="3B549DBB" w:rsidP="6F08318B">
      <w:pPr>
        <w:spacing w:line="360" w:lineRule="auto"/>
      </w:pPr>
      <w:r>
        <w:t xml:space="preserve">Tenev, A., </w:t>
      </w:r>
      <w:proofErr w:type="spellStart"/>
      <w:r>
        <w:t>Markovska-Simoska</w:t>
      </w:r>
      <w:proofErr w:type="spellEnd"/>
      <w:r>
        <w:t xml:space="preserve">, S., </w:t>
      </w:r>
      <w:proofErr w:type="spellStart"/>
      <w:r>
        <w:t>Kocarev</w:t>
      </w:r>
      <w:proofErr w:type="spellEnd"/>
      <w:r>
        <w:t xml:space="preserve">, L., Pop-Jordanov, J., Müller, A., &amp; </w:t>
      </w:r>
      <w:proofErr w:type="spellStart"/>
      <w:r>
        <w:t>Candrian</w:t>
      </w:r>
      <w:proofErr w:type="spellEnd"/>
      <w:r>
        <w:t xml:space="preserve">, G. (2014). Machine learning approach for classification of ADHD adults. </w:t>
      </w:r>
      <w:r w:rsidRPr="6F08318B">
        <w:rPr>
          <w:i/>
          <w:iCs/>
        </w:rPr>
        <w:t>International Journal of Psychophysiology</w:t>
      </w:r>
      <w:r>
        <w:t>, 93(1), 162-166.</w:t>
      </w:r>
      <w:ins w:id="1914" w:author="Sreekanth Gopi" w:date="2022-10-06T11:55:00Z">
        <w:r>
          <w:br/>
        </w:r>
      </w:ins>
    </w:p>
    <w:p w14:paraId="40FDB36E" w14:textId="66B78966" w:rsidR="7C086050" w:rsidRDefault="7C086050" w:rsidP="6F08318B">
      <w:pPr>
        <w:spacing w:line="360" w:lineRule="auto"/>
        <w:rPr>
          <w:del w:id="1915" w:author="Sreekanth Gopi" w:date="2022-10-10T10:58:00Z"/>
        </w:rPr>
      </w:pPr>
      <w:proofErr w:type="spellStart"/>
      <w:r>
        <w:t>Kropotov</w:t>
      </w:r>
      <w:proofErr w:type="spellEnd"/>
      <w:r>
        <w:t xml:space="preserve">, J. (2010). Quantitative EEG, event-related potentials and neurotherapy. </w:t>
      </w:r>
      <w:r w:rsidRPr="6F08318B">
        <w:rPr>
          <w:i/>
          <w:iCs/>
        </w:rPr>
        <w:t>Academic Press</w:t>
      </w:r>
      <w:ins w:id="1916" w:author="Sreekanth Gopi" w:date="2022-10-10T10:58:00Z">
        <w:r w:rsidR="713AB8F0" w:rsidRPr="6F08318B">
          <w:rPr>
            <w:i/>
            <w:iCs/>
          </w:rPr>
          <w:t>.</w:t>
        </w:r>
      </w:ins>
      <w:del w:id="1917" w:author="Sreekanth Gopi" w:date="2022-10-10T10:58:00Z">
        <w:r w:rsidDel="7C086050">
          <w:delText>.</w:delText>
        </w:r>
      </w:del>
    </w:p>
    <w:p w14:paraId="5A5A1095" w14:textId="66707DC7" w:rsidR="6F08318B" w:rsidRDefault="6F08318B" w:rsidP="6F08318B">
      <w:pPr>
        <w:spacing w:line="360" w:lineRule="auto"/>
      </w:pPr>
    </w:p>
    <w:p w14:paraId="727C913B" w14:textId="0D652EAB" w:rsidR="5C5BEF73" w:rsidRDefault="5C5BEF73" w:rsidP="6F08318B">
      <w:pPr>
        <w:spacing w:line="360" w:lineRule="auto"/>
        <w:rPr>
          <w:del w:id="1918" w:author="Sreekanth Gopi" w:date="2022-10-10T10:58:00Z"/>
        </w:rPr>
      </w:pPr>
      <w:proofErr w:type="spellStart"/>
      <w:r w:rsidRPr="6F08318B">
        <w:t>Nelles</w:t>
      </w:r>
      <w:proofErr w:type="spellEnd"/>
      <w:r w:rsidRPr="6F08318B">
        <w:t xml:space="preserve">, O. (2020). </w:t>
      </w:r>
      <w:r w:rsidRPr="6F08318B">
        <w:rPr>
          <w:i/>
          <w:iCs/>
          <w:rPrChange w:id="1919" w:author="Sreekanth Gopi" w:date="2022-10-10T10:54:00Z">
            <w:rPr/>
          </w:rPrChange>
        </w:rPr>
        <w:t>Nonlinear system identification: from classical approaches to neural networks, fuzzy models, and gaussian processes.</w:t>
      </w:r>
      <w:r w:rsidRPr="6F08318B">
        <w:t xml:space="preserve"> Springer Nature.</w:t>
      </w:r>
    </w:p>
    <w:p w14:paraId="69329986" w14:textId="609BED45" w:rsidR="6F08318B" w:rsidRDefault="6F08318B" w:rsidP="6F08318B">
      <w:pPr>
        <w:spacing w:line="360" w:lineRule="auto"/>
      </w:pPr>
    </w:p>
    <w:p w14:paraId="74079E41" w14:textId="3DF1CED2" w:rsidR="2AD8589C" w:rsidRDefault="2AD8589C" w:rsidP="6F08318B">
      <w:pPr>
        <w:spacing w:line="360" w:lineRule="auto"/>
      </w:pPr>
      <w:proofErr w:type="spellStart"/>
      <w:r w:rsidRPr="6F08318B">
        <w:t>Radhamani</w:t>
      </w:r>
      <w:proofErr w:type="spellEnd"/>
      <w:r w:rsidRPr="6F08318B">
        <w:t xml:space="preserve">, E., &amp; </w:t>
      </w:r>
      <w:proofErr w:type="spellStart"/>
      <w:r w:rsidRPr="6F08318B">
        <w:t>Krishnaveni</w:t>
      </w:r>
      <w:proofErr w:type="spellEnd"/>
      <w:r w:rsidRPr="6F08318B">
        <w:t xml:space="preserve">, K. (2016). Diagnosis and evaluation of ADHD using MLP and SVM classifiers. </w:t>
      </w:r>
      <w:r w:rsidRPr="6F08318B">
        <w:rPr>
          <w:i/>
          <w:iCs/>
          <w:rPrChange w:id="1920" w:author="Sreekanth Gopi" w:date="2022-10-10T10:58:00Z">
            <w:rPr/>
          </w:rPrChange>
        </w:rPr>
        <w:t>Indian J Sci Technol</w:t>
      </w:r>
      <w:r w:rsidRPr="6F08318B">
        <w:t>, 9(19), 93853.</w:t>
      </w:r>
    </w:p>
    <w:p w14:paraId="642E9A1D" w14:textId="42995629" w:rsidR="6F08318B" w:rsidRDefault="6F08318B" w:rsidP="6F08318B">
      <w:pPr>
        <w:spacing w:line="360" w:lineRule="auto"/>
      </w:pPr>
    </w:p>
    <w:p w14:paraId="35DEA753" w14:textId="236DB9CC" w:rsidR="63D8B923" w:rsidRDefault="63D8B923" w:rsidP="6F08318B">
      <w:pPr>
        <w:spacing w:line="360" w:lineRule="auto"/>
      </w:pPr>
      <w:r w:rsidRPr="6F08318B">
        <w:t xml:space="preserve">Jolliffe, I.T.; </w:t>
      </w:r>
      <w:proofErr w:type="spellStart"/>
      <w:r w:rsidRPr="6F08318B">
        <w:t>Cadima</w:t>
      </w:r>
      <w:proofErr w:type="spellEnd"/>
      <w:r w:rsidRPr="6F08318B">
        <w:t xml:space="preserve">, J. Principal component analysis: A review and recent developments. </w:t>
      </w:r>
      <w:r w:rsidRPr="6F08318B">
        <w:rPr>
          <w:i/>
          <w:iCs/>
          <w:rPrChange w:id="1921" w:author="Sreekanth Gopi" w:date="2022-10-10T11:13:00Z">
            <w:rPr/>
          </w:rPrChange>
        </w:rPr>
        <w:t>Philos. Trans. R. Soc</w:t>
      </w:r>
      <w:r w:rsidRPr="6F08318B">
        <w:t>. A 2016, 374, 20150202.</w:t>
      </w:r>
    </w:p>
    <w:p w14:paraId="2659989D" w14:textId="7962ACB2" w:rsidR="60209D97" w:rsidRDefault="60209D97" w:rsidP="6F08318B">
      <w:pPr>
        <w:spacing w:line="360" w:lineRule="auto"/>
      </w:pPr>
      <w:r w:rsidRPr="6F08318B">
        <w:t xml:space="preserve">Kaur, A., &amp; </w:t>
      </w:r>
      <w:proofErr w:type="spellStart"/>
      <w:r w:rsidRPr="6F08318B">
        <w:t>Kahlon</w:t>
      </w:r>
      <w:proofErr w:type="spellEnd"/>
      <w:r w:rsidRPr="6F08318B">
        <w:t xml:space="preserve">, K. S. (2022). Accurate Identification of ADHD among Adults Using Real-Time Activity Data. </w:t>
      </w:r>
      <w:r w:rsidRPr="6F08318B">
        <w:rPr>
          <w:i/>
          <w:iCs/>
          <w:rPrChange w:id="1922" w:author="Sreekanth Gopi" w:date="2022-10-10T11:21:00Z">
            <w:rPr/>
          </w:rPrChange>
        </w:rPr>
        <w:t>Brain Sciences</w:t>
      </w:r>
      <w:r w:rsidRPr="6F08318B">
        <w:t>, 12(7), 831.</w:t>
      </w:r>
    </w:p>
    <w:p w14:paraId="5B140464" w14:textId="678BCF10" w:rsidR="0E51BD87" w:rsidRDefault="0E51BD87" w:rsidP="6F08318B">
      <w:pPr>
        <w:spacing w:line="360" w:lineRule="auto"/>
      </w:pPr>
      <w:proofErr w:type="spellStart"/>
      <w:r w:rsidRPr="433FE100">
        <w:lastRenderedPageBreak/>
        <w:t>Ekhlasi</w:t>
      </w:r>
      <w:proofErr w:type="spellEnd"/>
      <w:r w:rsidRPr="433FE100">
        <w:t xml:space="preserve">, A., </w:t>
      </w:r>
      <w:proofErr w:type="spellStart"/>
      <w:r w:rsidRPr="433FE100">
        <w:t>Nasrabadi</w:t>
      </w:r>
      <w:proofErr w:type="spellEnd"/>
      <w:r w:rsidRPr="433FE100">
        <w:t xml:space="preserve">, A. M., &amp; Mohammadi, M. R. (2021). Direction of information flow between brain regions in ADHD and healthy children based on EEG by using directed phase transfer entropy. Cognitive </w:t>
      </w:r>
      <w:proofErr w:type="spellStart"/>
      <w:r w:rsidRPr="433FE100">
        <w:t>Neurodynamics</w:t>
      </w:r>
      <w:proofErr w:type="spellEnd"/>
      <w:r w:rsidRPr="433FE100">
        <w:t>, 15(6), 975-986.</w:t>
      </w:r>
    </w:p>
    <w:p w14:paraId="73697661" w14:textId="0BBCD86C" w:rsidR="0026694E" w:rsidRDefault="0026694E" w:rsidP="433FE100">
      <w:pPr>
        <w:spacing w:line="360" w:lineRule="auto"/>
      </w:pPr>
      <w:r w:rsidRPr="433FE100">
        <w:t xml:space="preserve">Zhang, D. W., </w:t>
      </w:r>
      <w:proofErr w:type="spellStart"/>
      <w:r w:rsidRPr="433FE100">
        <w:t>Roodenrys</w:t>
      </w:r>
      <w:proofErr w:type="spellEnd"/>
      <w:r w:rsidRPr="433FE100">
        <w:t xml:space="preserve">, S., Li, H., Barry, R. J., Clarke, A. R., Wu, Z., ... &amp; Sun, L. (2017). Atypical interference control in children with AD/HD with elevated theta/beta ratio. </w:t>
      </w:r>
      <w:r w:rsidRPr="433FE100">
        <w:rPr>
          <w:i/>
          <w:iCs/>
          <w:rPrChange w:id="1923" w:author="Sreekanth Gopi" w:date="2022-10-10T11:36:00Z">
            <w:rPr/>
          </w:rPrChange>
        </w:rPr>
        <w:t>Biological psychology</w:t>
      </w:r>
      <w:r w:rsidRPr="433FE100">
        <w:t>, 128, 82-88.</w:t>
      </w:r>
    </w:p>
    <w:p w14:paraId="3D70F703" w14:textId="67728EA7" w:rsidR="0F26B0D9" w:rsidRDefault="0F26B0D9" w:rsidP="433FE100">
      <w:pPr>
        <w:spacing w:line="360" w:lineRule="auto"/>
        <w:rPr>
          <w:ins w:id="1924" w:author="Sreekanth Gopi" w:date="2022-10-10T17:43:00Z"/>
        </w:rPr>
      </w:pPr>
      <w:ins w:id="1925" w:author="Sreekanth Gopi" w:date="2022-10-10T17:45:00Z">
        <w:r w:rsidRPr="433FE100">
          <w:t xml:space="preserve">Shubham </w:t>
        </w:r>
        <w:proofErr w:type="spellStart"/>
        <w:r w:rsidRPr="433FE100">
          <w:t>Dhuri</w:t>
        </w:r>
        <w:proofErr w:type="spellEnd"/>
        <w:r w:rsidRPr="433FE100">
          <w:t xml:space="preserve">, Nitin </w:t>
        </w:r>
        <w:proofErr w:type="spellStart"/>
        <w:r w:rsidRPr="433FE100">
          <w:t>Ahire</w:t>
        </w:r>
        <w:proofErr w:type="spellEnd"/>
        <w:r w:rsidRPr="433FE100">
          <w:t xml:space="preserve">, Deepak </w:t>
        </w:r>
        <w:proofErr w:type="spellStart"/>
        <w:r w:rsidRPr="433FE100">
          <w:t>Kamat</w:t>
        </w:r>
        <w:proofErr w:type="spellEnd"/>
        <w:r w:rsidRPr="433FE100">
          <w:t>, Sunil Nayak, Bhavesh Maurya</w:t>
        </w:r>
      </w:ins>
      <w:ins w:id="1926" w:author="Sreekanth Gopi" w:date="2022-10-10T17:43:00Z">
        <w:r w:rsidR="3C723FEA" w:rsidRPr="433FE100">
          <w:t>. (</w:t>
        </w:r>
      </w:ins>
      <w:ins w:id="1927" w:author="Sreekanth Gopi" w:date="2022-10-10T17:45:00Z">
        <w:r w:rsidR="3520E12A" w:rsidRPr="433FE100">
          <w:t>2021</w:t>
        </w:r>
      </w:ins>
      <w:ins w:id="1928" w:author="Sreekanth Gopi" w:date="2022-10-10T17:43:00Z">
        <w:r w:rsidR="3C723FEA" w:rsidRPr="433FE100">
          <w:t xml:space="preserve">). </w:t>
        </w:r>
      </w:ins>
      <w:ins w:id="1929" w:author="Sreekanth Gopi" w:date="2022-10-10T17:44:00Z">
        <w:r w:rsidR="3C723FEA" w:rsidRPr="433FE100">
          <w:t>ADHD EEG signal analysis using Machine Learning</w:t>
        </w:r>
      </w:ins>
      <w:ins w:id="1930" w:author="Sreekanth Gopi" w:date="2022-10-10T17:43:00Z">
        <w:r w:rsidR="3C723FEA" w:rsidRPr="433FE100">
          <w:t xml:space="preserve">. </w:t>
        </w:r>
      </w:ins>
      <w:ins w:id="1931" w:author="Sreekanth Gopi" w:date="2022-10-10T17:44:00Z">
        <w:r w:rsidR="3C723FEA" w:rsidRPr="433FE100">
          <w:rPr>
            <w:i/>
            <w:iCs/>
            <w:rPrChange w:id="1932" w:author="Sreekanth Gopi" w:date="2022-10-10T17:44:00Z">
              <w:rPr/>
            </w:rPrChange>
          </w:rPr>
          <w:t>International Research Journal of Engineering and Technology (IRJET)</w:t>
        </w:r>
      </w:ins>
      <w:ins w:id="1933" w:author="Sreekanth Gopi" w:date="2022-10-10T17:43:00Z">
        <w:r w:rsidR="3C723FEA" w:rsidRPr="433FE100">
          <w:t xml:space="preserve">, 128, </w:t>
        </w:r>
      </w:ins>
      <w:ins w:id="1934" w:author="Sreekanth Gopi" w:date="2022-10-10T17:44:00Z">
        <w:r w:rsidR="3C723FEA" w:rsidRPr="433FE100">
          <w:t>2572</w:t>
        </w:r>
      </w:ins>
      <w:ins w:id="1935" w:author="Sreekanth Gopi" w:date="2022-10-10T17:43:00Z">
        <w:r w:rsidR="3C723FEA" w:rsidRPr="433FE100">
          <w:t>-</w:t>
        </w:r>
      </w:ins>
      <w:ins w:id="1936" w:author="Sreekanth Gopi" w:date="2022-10-10T17:44:00Z">
        <w:r w:rsidR="3C723FEA" w:rsidRPr="433FE100">
          <w:t>2575</w:t>
        </w:r>
      </w:ins>
      <w:ins w:id="1937" w:author="Sreekanth Gopi" w:date="2022-10-10T17:43:00Z">
        <w:r w:rsidR="3C723FEA" w:rsidRPr="433FE100">
          <w:t>.</w:t>
        </w:r>
      </w:ins>
    </w:p>
    <w:p w14:paraId="023BB135" w14:textId="0174AA29" w:rsidR="433FE100" w:rsidRDefault="003E6FB0" w:rsidP="003E6FB0">
      <w:pPr>
        <w:spacing w:line="360" w:lineRule="auto"/>
        <w:rPr>
          <w:ins w:id="1938" w:author="Sreekanth  Gopi" w:date="2022-11-29T18:07:00Z"/>
        </w:rPr>
      </w:pPr>
      <w:proofErr w:type="spellStart"/>
      <w:ins w:id="1939" w:author="Sreekanth  Gopi" w:date="2022-11-29T18:06:00Z">
        <w:r>
          <w:t>TaghiBeyglou</w:t>
        </w:r>
        <w:proofErr w:type="spellEnd"/>
        <w:r>
          <w:t xml:space="preserve">, B., </w:t>
        </w:r>
        <w:proofErr w:type="spellStart"/>
        <w:r>
          <w:t>Shahbazi</w:t>
        </w:r>
        <w:proofErr w:type="spellEnd"/>
        <w:r>
          <w:t xml:space="preserve">, A., Bagheri, F., </w:t>
        </w:r>
        <w:proofErr w:type="spellStart"/>
        <w:r>
          <w:t>Akbarian</w:t>
        </w:r>
        <w:proofErr w:type="spellEnd"/>
        <w:r>
          <w:t xml:space="preserve">, S., &amp; </w:t>
        </w:r>
        <w:proofErr w:type="spellStart"/>
        <w:r>
          <w:t>Jahed</w:t>
        </w:r>
        <w:proofErr w:type="spellEnd"/>
        <w:r>
          <w:t xml:space="preserve">, M. (2022). Detection of ADHD cases using CNN and classical classifiers of raw EEG. </w:t>
        </w:r>
        <w:r w:rsidRPr="003E6FB0">
          <w:rPr>
            <w:i/>
            <w:iCs/>
            <w:rPrChange w:id="1940" w:author="Sreekanth  Gopi" w:date="2022-11-29T18:06:00Z">
              <w:rPr/>
            </w:rPrChange>
          </w:rPr>
          <w:t>Computer Methods and Programs in Biomedicine Update</w:t>
        </w:r>
        <w:r>
          <w:t>, 100080.</w:t>
        </w:r>
        <w:r>
          <w:tab/>
        </w:r>
      </w:ins>
    </w:p>
    <w:p w14:paraId="0A5FAC0F" w14:textId="6064EF6B" w:rsidR="00946C9C" w:rsidRDefault="00946C9C" w:rsidP="00946C9C">
      <w:pPr>
        <w:spacing w:line="360" w:lineRule="auto"/>
        <w:rPr>
          <w:ins w:id="1941" w:author="Sreekanth  Gopi" w:date="2022-11-29T18:29:00Z"/>
        </w:rPr>
      </w:pPr>
      <w:proofErr w:type="spellStart"/>
      <w:ins w:id="1942" w:author="Sreekanth  Gopi" w:date="2022-11-29T18:07:00Z">
        <w:r>
          <w:t>Bakhtyari</w:t>
        </w:r>
        <w:proofErr w:type="spellEnd"/>
        <w:r>
          <w:t xml:space="preserve">, M., &amp; Mirzaei, S. (2022). ADHD detection using dynamic connectivity patterns of EEG data and </w:t>
        </w:r>
        <w:proofErr w:type="spellStart"/>
        <w:r>
          <w:t>ConvLSTM</w:t>
        </w:r>
        <w:proofErr w:type="spellEnd"/>
        <w:r>
          <w:t xml:space="preserve"> with attention framework. </w:t>
        </w:r>
        <w:r w:rsidRPr="00946C9C">
          <w:rPr>
            <w:i/>
            <w:iCs/>
            <w:rPrChange w:id="1943" w:author="Sreekanth  Gopi" w:date="2022-11-29T18:07:00Z">
              <w:rPr/>
            </w:rPrChange>
          </w:rPr>
          <w:t>Biomedical Signal Processing and Control</w:t>
        </w:r>
        <w:r>
          <w:t>, 76, 103708.</w:t>
        </w:r>
        <w:r>
          <w:tab/>
        </w:r>
      </w:ins>
    </w:p>
    <w:p w14:paraId="3C4CECBC" w14:textId="12D39155" w:rsidR="002327FF" w:rsidRDefault="002327FF" w:rsidP="002327FF">
      <w:pPr>
        <w:spacing w:line="360" w:lineRule="auto"/>
        <w:rPr>
          <w:ins w:id="1944" w:author="Sreekanth  Gopi" w:date="2022-11-29T19:07:00Z"/>
        </w:rPr>
      </w:pPr>
      <w:proofErr w:type="spellStart"/>
      <w:ins w:id="1945" w:author="Sreekanth  Gopi" w:date="2022-11-29T18:29:00Z">
        <w:r>
          <w:t>Allahverdy</w:t>
        </w:r>
        <w:proofErr w:type="spellEnd"/>
        <w:r>
          <w:t xml:space="preserve">, A., Moghadam, A. K., Mohammadi, M. R., &amp; </w:t>
        </w:r>
        <w:proofErr w:type="spellStart"/>
        <w:r>
          <w:t>Nasrabadi</w:t>
        </w:r>
        <w:proofErr w:type="spellEnd"/>
        <w:r>
          <w:t xml:space="preserve">, A. M. (2016). Detecting </w:t>
        </w:r>
        <w:proofErr w:type="spellStart"/>
        <w:r>
          <w:t>adhd</w:t>
        </w:r>
        <w:proofErr w:type="spellEnd"/>
        <w:r>
          <w:t xml:space="preserve"> children using the attention continuity as nonlinear feature of </w:t>
        </w:r>
        <w:proofErr w:type="spellStart"/>
        <w:r>
          <w:t>eeg</w:t>
        </w:r>
        <w:proofErr w:type="spellEnd"/>
        <w:r>
          <w:t xml:space="preserve">. </w:t>
        </w:r>
        <w:r w:rsidRPr="002327FF">
          <w:rPr>
            <w:i/>
            <w:iCs/>
            <w:rPrChange w:id="1946" w:author="Sreekanth  Gopi" w:date="2022-11-29T18:29:00Z">
              <w:rPr/>
            </w:rPrChange>
          </w:rPr>
          <w:t>Frontiers in Biomedical Technologies</w:t>
        </w:r>
        <w:r>
          <w:t>, 3(1-2), 28-33.</w:t>
        </w:r>
        <w:r>
          <w:tab/>
        </w:r>
      </w:ins>
    </w:p>
    <w:p w14:paraId="2FCC8D87" w14:textId="636372B1" w:rsidR="007B3281" w:rsidRDefault="007B3281" w:rsidP="007B3281">
      <w:pPr>
        <w:spacing w:line="360" w:lineRule="auto"/>
        <w:rPr>
          <w:ins w:id="1947" w:author="Sreekanth  Gopi" w:date="2022-12-01T07:06:00Z"/>
        </w:rPr>
      </w:pPr>
      <w:ins w:id="1948" w:author="Sreekanth  Gopi" w:date="2022-11-29T19:07:00Z">
        <w:r>
          <w:t xml:space="preserve">Chen, H., Song, Y., &amp; Li, X. (2019). Use of deep learning to detect personalized spatial-frequency abnormalities in EEGs of children with ADHD. </w:t>
        </w:r>
        <w:r w:rsidRPr="007B3281">
          <w:rPr>
            <w:i/>
            <w:iCs/>
            <w:rPrChange w:id="1949" w:author="Sreekanth  Gopi" w:date="2022-11-29T19:07:00Z">
              <w:rPr/>
            </w:rPrChange>
          </w:rPr>
          <w:t>Journal of neural engineering</w:t>
        </w:r>
        <w:r>
          <w:t>, 16(6), 066046.</w:t>
        </w:r>
        <w:r>
          <w:tab/>
        </w:r>
      </w:ins>
    </w:p>
    <w:p w14:paraId="34E23374" w14:textId="1D5028C9" w:rsidR="00594133" w:rsidRDefault="00594133" w:rsidP="007B3281">
      <w:pPr>
        <w:spacing w:line="360" w:lineRule="auto"/>
        <w:rPr>
          <w:ins w:id="1950" w:author="Sreekanth  Gopi" w:date="2022-12-01T07:14:00Z"/>
        </w:rPr>
      </w:pPr>
      <w:proofErr w:type="spellStart"/>
      <w:ins w:id="1951" w:author="Sreekanth  Gopi" w:date="2022-12-01T07:06:00Z">
        <w:r w:rsidRPr="00594133">
          <w:t>Saccaro</w:t>
        </w:r>
        <w:proofErr w:type="spellEnd"/>
        <w:r w:rsidRPr="00594133">
          <w:t xml:space="preserve">, L. F., </w:t>
        </w:r>
        <w:proofErr w:type="spellStart"/>
        <w:r w:rsidRPr="00594133">
          <w:t>Schilliger</w:t>
        </w:r>
        <w:proofErr w:type="spellEnd"/>
        <w:r w:rsidRPr="00594133">
          <w:t xml:space="preserve">, Z., </w:t>
        </w:r>
        <w:proofErr w:type="spellStart"/>
        <w:r w:rsidRPr="00594133">
          <w:t>Perroud</w:t>
        </w:r>
        <w:proofErr w:type="spellEnd"/>
        <w:r w:rsidRPr="00594133">
          <w:t xml:space="preserve">, N., &amp; </w:t>
        </w:r>
        <w:proofErr w:type="spellStart"/>
        <w:r w:rsidRPr="00594133">
          <w:t>Piguet</w:t>
        </w:r>
        <w:proofErr w:type="spellEnd"/>
        <w:r w:rsidRPr="00594133">
          <w:t xml:space="preserve">, C. (2021). Inflammation, anxiety, and stress in attention-deficit/hyperactivity disorder. </w:t>
        </w:r>
        <w:r w:rsidRPr="00594133">
          <w:rPr>
            <w:i/>
            <w:iCs/>
            <w:rPrChange w:id="1952" w:author="Sreekanth  Gopi" w:date="2022-12-01T07:07:00Z">
              <w:rPr/>
            </w:rPrChange>
          </w:rPr>
          <w:t>Biomedicines</w:t>
        </w:r>
        <w:r w:rsidRPr="00594133">
          <w:t>, 9(10), 1313.</w:t>
        </w:r>
      </w:ins>
    </w:p>
    <w:p w14:paraId="2739794B" w14:textId="7B1EA9E7" w:rsidR="00591D47" w:rsidRDefault="00591D47" w:rsidP="00591D47">
      <w:pPr>
        <w:spacing w:line="360" w:lineRule="auto"/>
        <w:rPr>
          <w:ins w:id="1953" w:author="Sreekanth  Gopi" w:date="2022-12-01T07:15:00Z"/>
        </w:rPr>
      </w:pPr>
      <w:ins w:id="1954" w:author="Sreekanth  Gopi" w:date="2022-12-01T07:15:00Z">
        <w:r>
          <w:t xml:space="preserve">Liu, Q., Liu, Y., </w:t>
        </w:r>
        <w:proofErr w:type="spellStart"/>
        <w:r>
          <w:t>Leng</w:t>
        </w:r>
        <w:proofErr w:type="spellEnd"/>
        <w:r>
          <w:t xml:space="preserve">, X., Han, J., Xia, F., &amp; Chen, H. (2020). Impact of chronic stress on attention control: Evidence from behavioral and event-related potential analyses. </w:t>
        </w:r>
        <w:r w:rsidRPr="00591D47">
          <w:rPr>
            <w:i/>
            <w:iCs/>
            <w:rPrChange w:id="1955" w:author="Sreekanth  Gopi" w:date="2022-12-01T07:15:00Z">
              <w:rPr/>
            </w:rPrChange>
          </w:rPr>
          <w:t>Neuroscience bulletin</w:t>
        </w:r>
        <w:r>
          <w:t>, 36(11), 1395-1410.</w:t>
        </w:r>
        <w:r>
          <w:tab/>
          <w:t>.</w:t>
        </w:r>
      </w:ins>
    </w:p>
    <w:p w14:paraId="74FD7E69" w14:textId="4B850D4B" w:rsidR="00591D47" w:rsidRDefault="00E808D5" w:rsidP="00E808D5">
      <w:pPr>
        <w:spacing w:line="360" w:lineRule="auto"/>
        <w:rPr>
          <w:ins w:id="1956" w:author="Sreekanth  Gopi" w:date="2022-12-01T07:27:00Z"/>
        </w:rPr>
      </w:pPr>
      <w:ins w:id="1957" w:author="Sreekanth  Gopi" w:date="2022-12-01T07:20:00Z">
        <w:r>
          <w:t xml:space="preserve">Eysenck MW, </w:t>
        </w:r>
        <w:proofErr w:type="spellStart"/>
        <w:r>
          <w:t>Derakshan</w:t>
        </w:r>
        <w:proofErr w:type="spellEnd"/>
        <w:r>
          <w:t xml:space="preserve"> N. New perspectives in attentional control theory. </w:t>
        </w:r>
        <w:r w:rsidRPr="00E808D5">
          <w:rPr>
            <w:i/>
            <w:iCs/>
            <w:rPrChange w:id="1958" w:author="Sreekanth  Gopi" w:date="2022-12-01T07:20:00Z">
              <w:rPr/>
            </w:rPrChange>
          </w:rPr>
          <w:t xml:space="preserve">Pers </w:t>
        </w:r>
        <w:proofErr w:type="spellStart"/>
        <w:r w:rsidRPr="00E808D5">
          <w:rPr>
            <w:i/>
            <w:iCs/>
            <w:rPrChange w:id="1959" w:author="Sreekanth  Gopi" w:date="2022-12-01T07:20:00Z">
              <w:rPr/>
            </w:rPrChange>
          </w:rPr>
          <w:t>Individ</w:t>
        </w:r>
        <w:proofErr w:type="spellEnd"/>
        <w:r w:rsidRPr="00E808D5">
          <w:rPr>
            <w:i/>
            <w:iCs/>
            <w:rPrChange w:id="1960" w:author="Sreekanth  Gopi" w:date="2022-12-01T07:20:00Z">
              <w:rPr/>
            </w:rPrChange>
          </w:rPr>
          <w:t xml:space="preserve"> Differ</w:t>
        </w:r>
        <w:r>
          <w:t xml:space="preserve"> 2011, 50: 955–960.</w:t>
        </w:r>
      </w:ins>
    </w:p>
    <w:p w14:paraId="4A5BD5DB" w14:textId="222B8090" w:rsidR="00D10094" w:rsidRDefault="00D10094" w:rsidP="00E808D5">
      <w:pPr>
        <w:spacing w:line="360" w:lineRule="auto"/>
        <w:rPr>
          <w:ins w:id="1961" w:author="Sreekanth  Gopi" w:date="2022-12-01T07:39:00Z"/>
        </w:rPr>
      </w:pPr>
      <w:proofErr w:type="spellStart"/>
      <w:ins w:id="1962" w:author="Sreekanth  Gopi" w:date="2022-12-01T07:27:00Z">
        <w:r w:rsidRPr="00D10094">
          <w:t>Krisanaprakornkit</w:t>
        </w:r>
        <w:proofErr w:type="spellEnd"/>
        <w:r w:rsidRPr="00D10094">
          <w:t xml:space="preserve">, T., </w:t>
        </w:r>
        <w:proofErr w:type="spellStart"/>
        <w:r w:rsidRPr="00D10094">
          <w:t>Ngamjarus</w:t>
        </w:r>
        <w:proofErr w:type="spellEnd"/>
        <w:r w:rsidRPr="00D10094">
          <w:t xml:space="preserve">, C., </w:t>
        </w:r>
        <w:proofErr w:type="spellStart"/>
        <w:r w:rsidRPr="00D10094">
          <w:t>Witoonchart</w:t>
        </w:r>
        <w:proofErr w:type="spellEnd"/>
        <w:r w:rsidRPr="00D10094">
          <w:t xml:space="preserve">, C., &amp; </w:t>
        </w:r>
        <w:proofErr w:type="spellStart"/>
        <w:r w:rsidRPr="00D10094">
          <w:t>Piyavhatkul</w:t>
        </w:r>
        <w:proofErr w:type="spellEnd"/>
        <w:r w:rsidRPr="00D10094">
          <w:t xml:space="preserve">, N. (2010). Meditation therapies for attention‐deficit/hyperactivity disorder (ADHD). </w:t>
        </w:r>
        <w:r w:rsidRPr="00D10094">
          <w:rPr>
            <w:i/>
            <w:iCs/>
            <w:rPrChange w:id="1963" w:author="Sreekanth  Gopi" w:date="2022-12-01T07:27:00Z">
              <w:rPr/>
            </w:rPrChange>
          </w:rPr>
          <w:t>Cochrane Database of Systematic Reviews</w:t>
        </w:r>
        <w:r w:rsidRPr="00D10094">
          <w:t>, (6).</w:t>
        </w:r>
      </w:ins>
    </w:p>
    <w:p w14:paraId="79EFDD5D" w14:textId="68FBEF59" w:rsidR="007665C5" w:rsidRDefault="00FD54D6" w:rsidP="007665C5">
      <w:pPr>
        <w:spacing w:line="360" w:lineRule="auto"/>
        <w:rPr>
          <w:ins w:id="1964" w:author="Sreekanth  Gopi" w:date="2022-12-01T08:09:00Z"/>
        </w:rPr>
      </w:pPr>
      <w:proofErr w:type="spellStart"/>
      <w:ins w:id="1965" w:author="Sreekanth  Gopi" w:date="2022-12-01T10:34:00Z">
        <w:r>
          <w:lastRenderedPageBreak/>
          <w:t>Abeer</w:t>
        </w:r>
        <w:proofErr w:type="spellEnd"/>
        <w:r>
          <w:t>-</w:t>
        </w:r>
      </w:ins>
      <w:ins w:id="1966" w:author="Sreekanth  Gopi" w:date="2022-12-01T07:39:00Z">
        <w:r w:rsidR="007665C5">
          <w:t>Al-</w:t>
        </w:r>
        <w:proofErr w:type="spellStart"/>
        <w:r w:rsidR="007665C5">
          <w:t>Nafjan</w:t>
        </w:r>
        <w:proofErr w:type="spellEnd"/>
        <w:r w:rsidR="007665C5">
          <w:t xml:space="preserve">, A., &amp; </w:t>
        </w:r>
        <w:proofErr w:type="spellStart"/>
        <w:r w:rsidR="007665C5">
          <w:t>Aldayel</w:t>
        </w:r>
        <w:proofErr w:type="spellEnd"/>
        <w:r w:rsidR="007665C5">
          <w:t xml:space="preserve">, M. (2022). Predict Students’ Attention in Online Learning Using EEG Data. </w:t>
        </w:r>
        <w:r w:rsidR="007665C5" w:rsidRPr="007665C5">
          <w:rPr>
            <w:i/>
            <w:iCs/>
            <w:rPrChange w:id="1967" w:author="Sreekanth  Gopi" w:date="2022-12-01T07:39:00Z">
              <w:rPr/>
            </w:rPrChange>
          </w:rPr>
          <w:t>Sustainability</w:t>
        </w:r>
        <w:r w:rsidR="007665C5">
          <w:t>, 14(11), 6553.</w:t>
        </w:r>
        <w:r w:rsidR="007665C5">
          <w:tab/>
        </w:r>
      </w:ins>
    </w:p>
    <w:p w14:paraId="3BDF0433" w14:textId="633B9D76" w:rsidR="00FF487A" w:rsidRDefault="00FF487A" w:rsidP="007665C5">
      <w:pPr>
        <w:spacing w:line="360" w:lineRule="auto"/>
        <w:rPr>
          <w:ins w:id="1968" w:author="Sreekanth  Gopi" w:date="2022-12-01T08:33:00Z"/>
        </w:rPr>
      </w:pPr>
      <w:ins w:id="1969" w:author="Sreekanth  Gopi" w:date="2022-12-01T08:09:00Z">
        <w:r w:rsidRPr="00FF487A">
          <w:t xml:space="preserve">Lusk, J. (2019, January 6). Yoga </w:t>
        </w:r>
        <w:proofErr w:type="spellStart"/>
        <w:r w:rsidRPr="00FF487A">
          <w:t>Nidra</w:t>
        </w:r>
        <w:proofErr w:type="spellEnd"/>
        <w:r w:rsidRPr="00FF487A">
          <w:t xml:space="preserve"> and Your Brain Wave Fluctuations. </w:t>
        </w:r>
        <w:r w:rsidRPr="00FF487A">
          <w:rPr>
            <w:i/>
            <w:iCs/>
            <w:rPrChange w:id="1970" w:author="Sreekanth  Gopi" w:date="2022-12-01T08:10:00Z">
              <w:rPr/>
            </w:rPrChange>
          </w:rPr>
          <w:t>Wholesome Resources</w:t>
        </w:r>
        <w:r w:rsidRPr="00FF487A">
          <w:t xml:space="preserve">. Retrieved from </w:t>
        </w:r>
      </w:ins>
      <w:ins w:id="1971" w:author="Sreekanth  Gopi" w:date="2022-12-01T08:33:00Z">
        <w:r w:rsidR="00EA3ED3">
          <w:fldChar w:fldCharType="begin"/>
        </w:r>
        <w:r w:rsidR="00EA3ED3">
          <w:instrText xml:space="preserve"> HYPERLINK "</w:instrText>
        </w:r>
      </w:ins>
      <w:ins w:id="1972" w:author="Sreekanth  Gopi" w:date="2022-12-01T08:09:00Z">
        <w:r w:rsidR="00EA3ED3" w:rsidRPr="00FF487A">
          <w:instrText>https://wholesomeresources.com/6044/yoga-nidra-and-your-brain-wave-fluctuations/</w:instrText>
        </w:r>
      </w:ins>
      <w:ins w:id="1973" w:author="Sreekanth  Gopi" w:date="2022-12-01T08:33:00Z">
        <w:r w:rsidR="00EA3ED3">
          <w:instrText xml:space="preserve">" </w:instrText>
        </w:r>
        <w:r w:rsidR="00EA3ED3">
          <w:fldChar w:fldCharType="separate"/>
        </w:r>
      </w:ins>
      <w:ins w:id="1974" w:author="Sreekanth  Gopi" w:date="2022-12-01T08:09:00Z">
        <w:r w:rsidR="00EA3ED3" w:rsidRPr="007B7175">
          <w:rPr>
            <w:rStyle w:val="Hyperlink"/>
          </w:rPr>
          <w:t>https://wholesomeresources.com/6044/yoga-nidra-and-your-brain-wave-fluctuations/</w:t>
        </w:r>
      </w:ins>
      <w:ins w:id="1975" w:author="Sreekanth  Gopi" w:date="2022-12-01T08:33:00Z">
        <w:r w:rsidR="00EA3ED3">
          <w:fldChar w:fldCharType="end"/>
        </w:r>
      </w:ins>
    </w:p>
    <w:p w14:paraId="56D01E8C" w14:textId="5604236A" w:rsidR="00EA3ED3" w:rsidRDefault="00EA3ED3" w:rsidP="00EA3ED3">
      <w:pPr>
        <w:spacing w:line="360" w:lineRule="auto"/>
        <w:rPr>
          <w:ins w:id="1976" w:author="Sreekanth  Gopi" w:date="2022-12-01T10:10:00Z"/>
        </w:rPr>
      </w:pPr>
      <w:proofErr w:type="spellStart"/>
      <w:ins w:id="1977" w:author="Sreekanth  Gopi" w:date="2022-12-01T08:33:00Z">
        <w:r>
          <w:t>Szafir</w:t>
        </w:r>
        <w:proofErr w:type="spellEnd"/>
        <w:r>
          <w:t xml:space="preserve">, D., &amp; </w:t>
        </w:r>
        <w:proofErr w:type="spellStart"/>
        <w:r>
          <w:t>Mutlu</w:t>
        </w:r>
        <w:proofErr w:type="spellEnd"/>
        <w:r>
          <w:t xml:space="preserve">, B. (2012, May). Pay attention! Designing adaptive agents that monitor and improve user engagement. In Proceedings of the SIGCHI </w:t>
        </w:r>
        <w:r w:rsidRPr="00EA3ED3">
          <w:rPr>
            <w:i/>
            <w:iCs/>
            <w:rPrChange w:id="1978" w:author="Sreekanth  Gopi" w:date="2022-12-01T08:34:00Z">
              <w:rPr/>
            </w:rPrChange>
          </w:rPr>
          <w:t>conference on human factors in computing systems</w:t>
        </w:r>
        <w:r>
          <w:t xml:space="preserve"> (pp. 11-20).</w:t>
        </w:r>
        <w:r>
          <w:tab/>
        </w:r>
      </w:ins>
    </w:p>
    <w:p w14:paraId="16EEB9C8" w14:textId="6E06039C" w:rsidR="0019601B" w:rsidRDefault="001118F6" w:rsidP="0019601B">
      <w:pPr>
        <w:spacing w:line="360" w:lineRule="auto"/>
        <w:rPr>
          <w:ins w:id="1979" w:author="Sreekanth  Gopi" w:date="2022-12-01T10:12:00Z"/>
        </w:rPr>
      </w:pPr>
      <w:ins w:id="1980" w:author="Sreekanth  Gopi" w:date="2022-12-01T10:10:00Z">
        <w:r>
          <w:t xml:space="preserve">Bitner, R. A., &amp; Le, N. T. (2022). Can EEG-devices differentiate attention values between incorrect and correct solutions for problem-solving </w:t>
        </w:r>
        <w:proofErr w:type="gramStart"/>
        <w:r>
          <w:t>tasks?.</w:t>
        </w:r>
        <w:proofErr w:type="gramEnd"/>
        <w:r>
          <w:t xml:space="preserve"> </w:t>
        </w:r>
        <w:r w:rsidRPr="001118F6">
          <w:rPr>
            <w:i/>
            <w:iCs/>
            <w:rPrChange w:id="1981" w:author="Sreekanth  Gopi" w:date="2022-12-01T10:10:00Z">
              <w:rPr/>
            </w:rPrChange>
          </w:rPr>
          <w:t>Journal of Information and Telecommunication</w:t>
        </w:r>
        <w:r>
          <w:t xml:space="preserve">, 6(2), 121-140. </w:t>
        </w:r>
      </w:ins>
    </w:p>
    <w:p w14:paraId="59B26831" w14:textId="6A5A03CE" w:rsidR="0019601B" w:rsidRDefault="0019601B" w:rsidP="0019601B">
      <w:pPr>
        <w:spacing w:line="360" w:lineRule="auto"/>
        <w:rPr>
          <w:ins w:id="1982" w:author="Sreekanth  Gopi" w:date="2022-12-01T10:13:00Z"/>
        </w:rPr>
      </w:pPr>
      <w:ins w:id="1983" w:author="Sreekanth  Gopi" w:date="2022-12-01T10:12:00Z">
        <w:r>
          <w:t xml:space="preserve">Harmony, T. (2013). The functional significance of delta oscillations in cognitive processing. </w:t>
        </w:r>
        <w:r w:rsidRPr="0019601B">
          <w:rPr>
            <w:i/>
            <w:iCs/>
            <w:rPrChange w:id="1984" w:author="Sreekanth  Gopi" w:date="2022-12-01T10:12:00Z">
              <w:rPr/>
            </w:rPrChange>
          </w:rPr>
          <w:t>Frontiers in Integrative Neuroscience</w:t>
        </w:r>
        <w:r>
          <w:t xml:space="preserve">, 7(83), 1–10. </w:t>
        </w:r>
      </w:ins>
    </w:p>
    <w:p w14:paraId="5505B48B" w14:textId="09038BA1" w:rsidR="0019601B" w:rsidRDefault="0019601B" w:rsidP="0019601B">
      <w:pPr>
        <w:spacing w:line="360" w:lineRule="auto"/>
        <w:rPr>
          <w:ins w:id="1985" w:author="Sreekanth  Gopi" w:date="2022-12-01T10:13:00Z"/>
        </w:rPr>
      </w:pPr>
      <w:ins w:id="1986" w:author="Sreekanth  Gopi" w:date="2022-12-01T10:13:00Z">
        <w:r>
          <w:t xml:space="preserve">Linden, M., Habib, T., &amp; Radojevic, V. (1996). A controlled study of the effects of EEG biofeedback on cognition and behavior of children with attention deficit disorder and learning disabilities. </w:t>
        </w:r>
        <w:r w:rsidRPr="0019601B">
          <w:rPr>
            <w:i/>
            <w:iCs/>
            <w:rPrChange w:id="1987" w:author="Sreekanth  Gopi" w:date="2022-12-01T10:13:00Z">
              <w:rPr/>
            </w:rPrChange>
          </w:rPr>
          <w:t>Biofeedback and Self-regulation</w:t>
        </w:r>
        <w:r>
          <w:t xml:space="preserve">, 21(1), 35–49. </w:t>
        </w:r>
      </w:ins>
    </w:p>
    <w:p w14:paraId="618AE8C8" w14:textId="77777777" w:rsidR="00036282" w:rsidRDefault="00036282" w:rsidP="00036282">
      <w:pPr>
        <w:spacing w:line="360" w:lineRule="auto"/>
        <w:rPr>
          <w:ins w:id="1988" w:author="Sreekanth  Gopi" w:date="2022-12-01T10:13:00Z"/>
        </w:rPr>
      </w:pPr>
      <w:ins w:id="1989" w:author="Sreekanth  Gopi" w:date="2022-12-01T10:13:00Z">
        <w:r>
          <w:t xml:space="preserve">O’Connell, R. G., </w:t>
        </w:r>
        <w:proofErr w:type="spellStart"/>
        <w:r>
          <w:t>Dockree</w:t>
        </w:r>
        <w:proofErr w:type="spellEnd"/>
        <w:r>
          <w:t xml:space="preserve">, P. M., Robertson, I. H., </w:t>
        </w:r>
        <w:proofErr w:type="spellStart"/>
        <w:r>
          <w:t>Bellgrove</w:t>
        </w:r>
        <w:proofErr w:type="spellEnd"/>
        <w:r>
          <w:t xml:space="preserve">, M. A., Foxe, J. J., &amp; Kelly, S. P. (2009). Uncovering the neural signature of lapsing attention: Electrophysiological signals predict errors up to 20 s before they occur. </w:t>
        </w:r>
        <w:r w:rsidRPr="00036282">
          <w:rPr>
            <w:i/>
            <w:iCs/>
            <w:rPrChange w:id="1990" w:author="Sreekanth  Gopi" w:date="2022-12-01T10:14:00Z">
              <w:rPr/>
            </w:rPrChange>
          </w:rPr>
          <w:t>Journal of Neuroscience</w:t>
        </w:r>
        <w:r>
          <w:t>, 29(26), 8604–8611. https://doi.org/</w:t>
        </w:r>
      </w:ins>
    </w:p>
    <w:p w14:paraId="45B91E94" w14:textId="5E03A12F" w:rsidR="0019601B" w:rsidRDefault="00036282" w:rsidP="00036282">
      <w:pPr>
        <w:spacing w:line="360" w:lineRule="auto"/>
        <w:rPr>
          <w:ins w:id="1991" w:author="Sreekanth  Gopi" w:date="2022-12-01T10:14:00Z"/>
        </w:rPr>
      </w:pPr>
      <w:ins w:id="1992" w:author="Sreekanth  Gopi" w:date="2022-12-01T10:13:00Z">
        <w:r>
          <w:t>10.1523/JNEUROSCI.5967-08.2009</w:t>
        </w:r>
      </w:ins>
    </w:p>
    <w:p w14:paraId="4C4B8368" w14:textId="76D9B39D" w:rsidR="00036282" w:rsidRDefault="00224A14" w:rsidP="00224A14">
      <w:pPr>
        <w:spacing w:line="360" w:lineRule="auto"/>
        <w:rPr>
          <w:ins w:id="1993" w:author="Sreekanth  Gopi" w:date="2022-12-01T12:49:00Z"/>
        </w:rPr>
      </w:pPr>
      <w:proofErr w:type="spellStart"/>
      <w:ins w:id="1994" w:author="Sreekanth  Gopi" w:date="2022-12-01T10:14:00Z">
        <w:r>
          <w:t>Oken</w:t>
        </w:r>
        <w:proofErr w:type="spellEnd"/>
        <w:r>
          <w:t xml:space="preserve">, B. S., </w:t>
        </w:r>
        <w:proofErr w:type="spellStart"/>
        <w:r>
          <w:t>Salinsky</w:t>
        </w:r>
        <w:proofErr w:type="spellEnd"/>
        <w:r>
          <w:t xml:space="preserve">, M. C., &amp; </w:t>
        </w:r>
        <w:proofErr w:type="spellStart"/>
        <w:r>
          <w:t>Elsas</w:t>
        </w:r>
        <w:proofErr w:type="spellEnd"/>
        <w:r>
          <w:t xml:space="preserve">, S. (2006). Vigilance, alertness, or sustained attention: Physiological basis and measurement. </w:t>
        </w:r>
        <w:r w:rsidRPr="00224A14">
          <w:rPr>
            <w:i/>
            <w:iCs/>
            <w:rPrChange w:id="1995" w:author="Sreekanth  Gopi" w:date="2022-12-01T10:15:00Z">
              <w:rPr/>
            </w:rPrChange>
          </w:rPr>
          <w:t>Clinical Neurophysiology</w:t>
        </w:r>
        <w:r>
          <w:t xml:space="preserve">, 117(9), 1885–1901. </w:t>
        </w:r>
      </w:ins>
    </w:p>
    <w:p w14:paraId="18CC88C5" w14:textId="10738CBC" w:rsidR="00444AD8" w:rsidRDefault="00444AD8" w:rsidP="00224A14">
      <w:pPr>
        <w:spacing w:line="360" w:lineRule="auto"/>
        <w:rPr>
          <w:ins w:id="1996" w:author="Sreekanth  Gopi" w:date="2022-12-01T12:55:00Z"/>
        </w:rPr>
      </w:pPr>
      <w:proofErr w:type="spellStart"/>
      <w:ins w:id="1997" w:author="Sreekanth  Gopi" w:date="2022-12-01T12:49:00Z">
        <w:r w:rsidRPr="00444AD8">
          <w:t>Arnsten</w:t>
        </w:r>
        <w:proofErr w:type="spellEnd"/>
        <w:r w:rsidRPr="00444AD8">
          <w:t xml:space="preserve">, A. F. (2009). The emerging neurobiology of attention deficit hyperactivity disorder: the key role of the prefrontal association cortex. </w:t>
        </w:r>
        <w:r w:rsidRPr="00444AD8">
          <w:rPr>
            <w:i/>
            <w:iCs/>
            <w:rPrChange w:id="1998" w:author="Sreekanth  Gopi" w:date="2022-12-01T12:49:00Z">
              <w:rPr/>
            </w:rPrChange>
          </w:rPr>
          <w:t>The Journal of pediatrics</w:t>
        </w:r>
        <w:r w:rsidRPr="00444AD8">
          <w:t>, 154(5), I.</w:t>
        </w:r>
      </w:ins>
    </w:p>
    <w:p w14:paraId="3BEAC224" w14:textId="71298F74" w:rsidR="00C86FBA" w:rsidRDefault="00C86FBA" w:rsidP="00C86FBA">
      <w:pPr>
        <w:spacing w:line="360" w:lineRule="auto"/>
        <w:rPr>
          <w:ins w:id="1999" w:author="Sreekanth  Gopi" w:date="2022-12-01T13:08:00Z"/>
        </w:rPr>
      </w:pPr>
      <w:ins w:id="2000" w:author="Sreekanth  Gopi" w:date="2022-12-01T12:55:00Z">
        <w:r>
          <w:t xml:space="preserve">Xia, S., Foxe, J. J., </w:t>
        </w:r>
        <w:proofErr w:type="spellStart"/>
        <w:r>
          <w:t>Sroubek</w:t>
        </w:r>
        <w:proofErr w:type="spellEnd"/>
        <w:r>
          <w:t xml:space="preserve">, A. E., Branch, C., &amp; Li, X. (2014). Topological organization of the “small-world” visual attention network in children with attention deficit/hyperactivity disorder (ADHD). </w:t>
        </w:r>
        <w:r w:rsidRPr="00C86FBA">
          <w:rPr>
            <w:i/>
            <w:iCs/>
            <w:rPrChange w:id="2001" w:author="Sreekanth  Gopi" w:date="2022-12-01T12:55:00Z">
              <w:rPr/>
            </w:rPrChange>
          </w:rPr>
          <w:t>Frontiers in Human Neuroscience</w:t>
        </w:r>
        <w:r>
          <w:t>, 8, 162.</w:t>
        </w:r>
        <w:r>
          <w:tab/>
        </w:r>
      </w:ins>
    </w:p>
    <w:p w14:paraId="04EF20A4" w14:textId="77777777" w:rsidR="00420B32" w:rsidRDefault="00420B32">
      <w:pPr>
        <w:widowControl w:val="0"/>
        <w:rPr>
          <w:ins w:id="2002" w:author="Sreekanth  Gopi" w:date="2022-12-01T13:08:00Z"/>
        </w:rPr>
      </w:pPr>
      <w:ins w:id="2003" w:author="Sreekanth  Gopi" w:date="2022-12-01T13:08:00Z">
        <w:r>
          <w:br w:type="page"/>
        </w:r>
      </w:ins>
    </w:p>
    <w:p w14:paraId="2B9AC32C" w14:textId="731D499A" w:rsidR="000C5492" w:rsidRDefault="00420B32" w:rsidP="006E54BA">
      <w:pPr>
        <w:spacing w:line="360" w:lineRule="auto"/>
        <w:rPr>
          <w:ins w:id="2004" w:author="Sreekanth  Gopi" w:date="2022-12-03T20:32:00Z"/>
        </w:rPr>
      </w:pPr>
      <w:ins w:id="2005" w:author="Sreekanth  Gopi" w:date="2022-12-01T13:08:00Z">
        <w:r>
          <w:lastRenderedPageBreak/>
          <w:t xml:space="preserve">Moreno </w:t>
        </w:r>
        <w:r w:rsidR="006E54BA">
          <w:t xml:space="preserve">Escobar, J. J., Morales Matamoros, O., </w:t>
        </w:r>
        <w:proofErr w:type="spellStart"/>
        <w:r w:rsidR="006E54BA">
          <w:t>Tejeida</w:t>
        </w:r>
        <w:proofErr w:type="spellEnd"/>
        <w:r w:rsidR="006E54BA">
          <w:t xml:space="preserve"> Padilla, R., Lina Reyes, I., </w:t>
        </w:r>
        <w:proofErr w:type="spellStart"/>
        <w:r w:rsidR="006E54BA">
          <w:t>Chanona</w:t>
        </w:r>
        <w:proofErr w:type="spellEnd"/>
        <w:r w:rsidR="006E54BA">
          <w:t xml:space="preserve"> Hernández, L., &amp; Ramírez Gutiérrez, A. G. (2020). Brain-inspired healthcare smart system based on perception-action cycle. </w:t>
        </w:r>
        <w:r w:rsidR="006E54BA" w:rsidRPr="006E54BA">
          <w:rPr>
            <w:i/>
            <w:iCs/>
            <w:rPrChange w:id="2006" w:author="Sreekanth  Gopi" w:date="2022-12-01T13:08:00Z">
              <w:rPr/>
            </w:rPrChange>
          </w:rPr>
          <w:t>Applied Sciences</w:t>
        </w:r>
        <w:r w:rsidR="006E54BA">
          <w:t>, 10(10), 3532.</w:t>
        </w:r>
        <w:r w:rsidR="006E54BA">
          <w:tab/>
        </w:r>
      </w:ins>
    </w:p>
    <w:p w14:paraId="43E53EF8" w14:textId="54E84C25" w:rsidR="000C5492" w:rsidRDefault="00A201F0" w:rsidP="00A201F0">
      <w:pPr>
        <w:spacing w:line="360" w:lineRule="auto"/>
        <w:rPr>
          <w:ins w:id="2007" w:author="Sreekanth  Gopi" w:date="2022-12-10T19:32:00Z"/>
        </w:rPr>
      </w:pPr>
      <w:proofErr w:type="spellStart"/>
      <w:ins w:id="2008" w:author="Sreekanth  Gopi" w:date="2022-12-03T20:44:00Z">
        <w:r w:rsidRPr="00A201F0">
          <w:t>Acı</w:t>
        </w:r>
        <w:proofErr w:type="spellEnd"/>
        <w:r w:rsidRPr="00A201F0">
          <w:t xml:space="preserve">, Ç. İ., Kaya, M., &amp; </w:t>
        </w:r>
        <w:proofErr w:type="spellStart"/>
        <w:r w:rsidRPr="00A201F0">
          <w:t>Mishchenko</w:t>
        </w:r>
        <w:proofErr w:type="spellEnd"/>
        <w:r w:rsidRPr="00A201F0">
          <w:t xml:space="preserve">, Y. (2019). Distinguishing mental attention states of humans via an EEG-based passive BCI using machine learning methods. </w:t>
        </w:r>
        <w:r w:rsidRPr="00A201F0">
          <w:rPr>
            <w:i/>
            <w:iCs/>
            <w:rPrChange w:id="2009" w:author="Sreekanth  Gopi" w:date="2022-12-03T20:44:00Z">
              <w:rPr/>
            </w:rPrChange>
          </w:rPr>
          <w:t>Expert Systems with Applications</w:t>
        </w:r>
        <w:r w:rsidRPr="00A201F0">
          <w:t>, 134, 153-166.</w:t>
        </w:r>
      </w:ins>
    </w:p>
    <w:p w14:paraId="6EBDFB6F" w14:textId="7914F337" w:rsidR="00D74A52" w:rsidRDefault="00703D2A" w:rsidP="00A201F0">
      <w:pPr>
        <w:spacing w:line="360" w:lineRule="auto"/>
        <w:rPr>
          <w:ins w:id="2010" w:author="Sreekanth  Gopi" w:date="2022-12-11T05:48:00Z"/>
        </w:rPr>
      </w:pPr>
      <w:ins w:id="2011" w:author="Sreekanth  Gopi" w:date="2022-12-11T05:48:00Z">
        <w:r w:rsidRPr="00703D2A">
          <w:t xml:space="preserve">P. Welch, “The use of the fast Fourier </w:t>
        </w:r>
        <w:proofErr w:type="gramStart"/>
        <w:r w:rsidRPr="00703D2A">
          <w:t>transform</w:t>
        </w:r>
        <w:proofErr w:type="gramEnd"/>
        <w:r w:rsidRPr="00703D2A">
          <w:t xml:space="preserve"> for the estimation of power spectra: A method based on time averaging over short, modified periodograms”, </w:t>
        </w:r>
        <w:r w:rsidRPr="00703D2A">
          <w:rPr>
            <w:i/>
            <w:iCs/>
            <w:rPrChange w:id="2012" w:author="Sreekanth  Gopi" w:date="2022-12-11T05:48:00Z">
              <w:rPr/>
            </w:rPrChange>
          </w:rPr>
          <w:t xml:space="preserve">IEEE Trans. Audio </w:t>
        </w:r>
        <w:proofErr w:type="spellStart"/>
        <w:r w:rsidRPr="00703D2A">
          <w:rPr>
            <w:i/>
            <w:iCs/>
            <w:rPrChange w:id="2013" w:author="Sreekanth  Gopi" w:date="2022-12-11T05:48:00Z">
              <w:rPr/>
            </w:rPrChange>
          </w:rPr>
          <w:t>Electroacoust</w:t>
        </w:r>
        <w:proofErr w:type="spellEnd"/>
        <w:r w:rsidRPr="00703D2A">
          <w:rPr>
            <w:i/>
            <w:iCs/>
            <w:rPrChange w:id="2014" w:author="Sreekanth  Gopi" w:date="2022-12-11T05:48:00Z">
              <w:rPr/>
            </w:rPrChange>
          </w:rPr>
          <w:t>.</w:t>
        </w:r>
        <w:r w:rsidRPr="00703D2A">
          <w:t xml:space="preserve"> vol. 15, pp. 70-73, 1967.</w:t>
        </w:r>
      </w:ins>
    </w:p>
    <w:p w14:paraId="33C375F9" w14:textId="0745186F" w:rsidR="00703D2A" w:rsidRDefault="00434D7C" w:rsidP="00434D7C">
      <w:pPr>
        <w:spacing w:line="360" w:lineRule="auto"/>
        <w:rPr>
          <w:ins w:id="2015" w:author="Sreekanth  Gopi" w:date="2022-12-11T06:36:00Z"/>
        </w:rPr>
      </w:pPr>
      <w:ins w:id="2016" w:author="Sreekanth  Gopi" w:date="2022-12-11T06:28:00Z">
        <w:r>
          <w:t xml:space="preserve">Rastogi, A., &amp; </w:t>
        </w:r>
        <w:proofErr w:type="spellStart"/>
        <w:r>
          <w:t>Bhateja</w:t>
        </w:r>
        <w:proofErr w:type="spellEnd"/>
        <w:r>
          <w:t xml:space="preserve">, V. (2021). Pre-processing of electroencephalography signals using stationary wavelet transform-enhanced fixed-point fast-ICA. </w:t>
        </w:r>
        <w:r w:rsidRPr="00434D7C">
          <w:rPr>
            <w:i/>
            <w:iCs/>
            <w:rPrChange w:id="2017" w:author="Sreekanth  Gopi" w:date="2022-12-11T06:29:00Z">
              <w:rPr/>
            </w:rPrChange>
          </w:rPr>
          <w:t>In Data Engineering and Intelligent Computing</w:t>
        </w:r>
        <w:r>
          <w:t xml:space="preserve"> (pp. 387-396). Springer, Singapore.</w:t>
        </w:r>
        <w:r>
          <w:tab/>
        </w:r>
      </w:ins>
    </w:p>
    <w:p w14:paraId="00C7130D" w14:textId="3C7AA065" w:rsidR="00C30887" w:rsidRDefault="00C30887" w:rsidP="00434D7C">
      <w:pPr>
        <w:spacing w:line="360" w:lineRule="auto"/>
        <w:rPr>
          <w:ins w:id="2018" w:author="Sreekanth  Gopi" w:date="2022-12-11T08:17:00Z"/>
        </w:rPr>
      </w:pPr>
      <w:ins w:id="2019" w:author="Sreekanth  Gopi" w:date="2022-12-11T06:36:00Z">
        <w:r w:rsidRPr="00C30887">
          <w:t xml:space="preserve">Subasi, A., &amp; </w:t>
        </w:r>
        <w:proofErr w:type="spellStart"/>
        <w:r w:rsidRPr="00C30887">
          <w:t>Gursoy</w:t>
        </w:r>
        <w:proofErr w:type="spellEnd"/>
        <w:r w:rsidRPr="00C30887">
          <w:t xml:space="preserve">, M. I. (2010). EEG signal classification using PCA, ICA, LDA and support vector machines. </w:t>
        </w:r>
        <w:r w:rsidRPr="00C30887">
          <w:rPr>
            <w:i/>
            <w:iCs/>
            <w:rPrChange w:id="2020" w:author="Sreekanth  Gopi" w:date="2022-12-11T06:36:00Z">
              <w:rPr/>
            </w:rPrChange>
          </w:rPr>
          <w:t>Expert systems with applications</w:t>
        </w:r>
        <w:r w:rsidRPr="00C30887">
          <w:t>, 37(12), 8659-8666.</w:t>
        </w:r>
      </w:ins>
    </w:p>
    <w:p w14:paraId="2BCE2FC2" w14:textId="204F187D" w:rsidR="00D74A52" w:rsidRDefault="006E3A2B" w:rsidP="00A201F0">
      <w:pPr>
        <w:spacing w:line="360" w:lineRule="auto"/>
        <w:rPr>
          <w:ins w:id="2021" w:author="Sreekanth  Gopi" w:date="2022-12-10T19:32:00Z"/>
        </w:rPr>
      </w:pPr>
      <w:ins w:id="2022" w:author="Sreekanth  Gopi" w:date="2022-12-11T08:24:00Z">
        <w:r>
          <w:t xml:space="preserve">Dataset and </w:t>
        </w:r>
      </w:ins>
      <w:ins w:id="2023" w:author="Sreekanth  Gopi" w:date="2022-12-10T19:32:00Z">
        <w:r w:rsidR="00D74A52">
          <w:t>Code references:</w:t>
        </w:r>
      </w:ins>
    </w:p>
    <w:p w14:paraId="6B9082AB" w14:textId="20437014" w:rsidR="00D74A52" w:rsidRDefault="00BF4A82" w:rsidP="00A201F0">
      <w:pPr>
        <w:spacing w:line="360" w:lineRule="auto"/>
        <w:rPr>
          <w:ins w:id="2024" w:author="Sreekanth  Gopi" w:date="2022-12-11T08:19:00Z"/>
        </w:rPr>
      </w:pPr>
      <w:proofErr w:type="spellStart"/>
      <w:ins w:id="2025" w:author="Sreekanth  Gopi" w:date="2022-12-11T08:19:00Z">
        <w:r w:rsidRPr="00BF4A82">
          <w:t>Aci</w:t>
        </w:r>
        <w:proofErr w:type="spellEnd"/>
        <w:r w:rsidRPr="00BF4A82">
          <w:t xml:space="preserve">, C. I. (2018, December 15). EEG data for Mental Attention State Detection. Retrieved from </w:t>
        </w:r>
      </w:ins>
      <w:ins w:id="2026" w:author="Sreekanth  Gopi" w:date="2022-12-11T08:24:00Z">
        <w:r w:rsidR="00A8394E" w:rsidRPr="00A8394E">
          <w:t>https://www.kaggle.com/datasets/inancigdem/eeg-data-for-mental-attention-state-detection</w:t>
        </w:r>
      </w:ins>
    </w:p>
    <w:p w14:paraId="6F8B9739" w14:textId="0BA5152F" w:rsidR="003327C3" w:rsidRDefault="003327C3" w:rsidP="00A201F0">
      <w:pPr>
        <w:spacing w:line="360" w:lineRule="auto"/>
        <w:rPr>
          <w:ins w:id="2027" w:author="Sreekanth  Gopi" w:date="2022-12-10T19:32:00Z"/>
        </w:rPr>
      </w:pPr>
      <w:proofErr w:type="spellStart"/>
      <w:ins w:id="2028" w:author="Sreekanth  Gopi" w:date="2022-12-11T08:22:00Z">
        <w:r w:rsidRPr="003327C3">
          <w:t>Chilkur</w:t>
        </w:r>
        <w:proofErr w:type="spellEnd"/>
        <w:r w:rsidRPr="003327C3">
          <w:t>, T. (2021, December 1). ICA for EEG. Retrieved from https://www.kaggle.com/code/tarunchilkur/ica-for-eeg/notebook</w:t>
        </w:r>
      </w:ins>
    </w:p>
    <w:p w14:paraId="1AA4E4F1" w14:textId="7923C5FD" w:rsidR="00D74A52" w:rsidRDefault="0039623D" w:rsidP="00A201F0">
      <w:pPr>
        <w:spacing w:line="360" w:lineRule="auto"/>
        <w:rPr>
          <w:ins w:id="2029" w:author="Sreekanth  Gopi" w:date="2022-12-11T09:34:00Z"/>
        </w:rPr>
      </w:pPr>
      <w:ins w:id="2030" w:author="Sreekanth  Gopi" w:date="2022-12-11T09:34:00Z">
        <w:r w:rsidRPr="0039623D">
          <w:t xml:space="preserve">Ali </w:t>
        </w:r>
        <w:proofErr w:type="spellStart"/>
        <w:r w:rsidRPr="0039623D">
          <w:t>Motie</w:t>
        </w:r>
        <w:proofErr w:type="spellEnd"/>
        <w:r w:rsidRPr="0039623D">
          <w:t xml:space="preserve"> </w:t>
        </w:r>
        <w:proofErr w:type="spellStart"/>
        <w:r w:rsidRPr="0039623D">
          <w:t>Nasrabadi</w:t>
        </w:r>
        <w:proofErr w:type="spellEnd"/>
        <w:r w:rsidRPr="0039623D">
          <w:t xml:space="preserve">, Armin </w:t>
        </w:r>
        <w:proofErr w:type="spellStart"/>
        <w:r w:rsidRPr="0039623D">
          <w:t>Allahverdy</w:t>
        </w:r>
        <w:proofErr w:type="spellEnd"/>
        <w:r w:rsidRPr="0039623D">
          <w:t xml:space="preserve">, Mehdi </w:t>
        </w:r>
        <w:proofErr w:type="spellStart"/>
        <w:r w:rsidRPr="0039623D">
          <w:t>Samavati</w:t>
        </w:r>
        <w:proofErr w:type="spellEnd"/>
        <w:r w:rsidRPr="0039623D">
          <w:t xml:space="preserve">, Mohammad Reza Mohammadi. (2020). EEG data for ADHD / Control children. IEEE </w:t>
        </w:r>
        <w:proofErr w:type="spellStart"/>
        <w:r w:rsidRPr="0039623D">
          <w:t>Dataport</w:t>
        </w:r>
        <w:proofErr w:type="spellEnd"/>
        <w:r w:rsidRPr="0039623D">
          <w:t>. https://dx.doi.org/10.21227/rzfh-zn36</w:t>
        </w:r>
      </w:ins>
    </w:p>
    <w:p w14:paraId="6C6F67A1" w14:textId="77777777" w:rsidR="0039623D" w:rsidRDefault="0039623D" w:rsidP="00A201F0">
      <w:pPr>
        <w:spacing w:line="360" w:lineRule="auto"/>
      </w:pPr>
    </w:p>
    <w:sectPr w:rsidR="0039623D" w:rsidSect="00163B6B">
      <w:pgSz w:w="12240" w:h="15840"/>
      <w:pgMar w:top="1440" w:right="1440" w:bottom="1431" w:left="1440" w:header="720" w:footer="720" w:gutter="0"/>
      <w:cols w:space="720"/>
      <w:docGrid w:linePitch="360"/>
      <w:sectPrChange w:id="2031" w:author="Sreekanth  Gopi" w:date="2022-12-11T09:44:00Z">
        <w:sectPr w:rsidR="0039623D" w:rsidSect="00163B6B">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asrin Dehbozorgi" w:date="2022-10-03T20:43:00Z" w:initials="ND">
    <w:p w14:paraId="6994C3EE" w14:textId="00434BD5" w:rsidR="6F08318B" w:rsidRDefault="6F08318B">
      <w:r>
        <w:t>I suggest removing the scientific study.. since its a Ms thesis it implies that its scientific...</w:t>
      </w:r>
      <w:r>
        <w:annotationRef/>
      </w:r>
    </w:p>
  </w:comment>
  <w:comment w:id="11" w:author="Nasrin Dehbozorgi" w:date="2022-10-03T20:44:00Z" w:initials="ND">
    <w:p w14:paraId="7EBA70B3" w14:textId="4E1E5991" w:rsidR="6F08318B" w:rsidRDefault="6F08318B">
      <w:r>
        <w:t>You may say something like: "towards application of machine learning in classification and detection of ADHD symptoms"</w:t>
      </w:r>
      <w:r>
        <w:annotationRef/>
      </w:r>
    </w:p>
  </w:comment>
  <w:comment w:id="199" w:author="Nasrin Dehbozorgi" w:date="2022-10-03T21:13:00Z" w:initials="ND">
    <w:p w14:paraId="12EACED7" w14:textId="77777777" w:rsidR="008E7C86" w:rsidRDefault="008E7C86" w:rsidP="008E7C86">
      <w:r>
        <w:t>cite the study reference</w:t>
      </w:r>
      <w:r>
        <w:annotationRef/>
      </w:r>
    </w:p>
  </w:comment>
  <w:comment w:id="204" w:author="Nasrin Dehbozorgi" w:date="2022-10-03T21:14:00Z" w:initials="ND">
    <w:p w14:paraId="550DD85C" w14:textId="77777777" w:rsidR="008E7C86" w:rsidRDefault="008E7C86" w:rsidP="008E7C86">
      <w:r>
        <w:t>which metric for what?</w:t>
      </w:r>
      <w:r>
        <w:annotationRef/>
      </w:r>
    </w:p>
  </w:comment>
  <w:comment w:id="210" w:author="Nasrin Dehbozorgi" w:date="2022-10-03T21:15:00Z" w:initials="ND">
    <w:p w14:paraId="0F321B7D" w14:textId="77777777" w:rsidR="008E7C86" w:rsidRDefault="008E7C86" w:rsidP="008E7C86">
      <w:r>
        <w:t>which author?</w:t>
      </w:r>
      <w:r>
        <w:annotationRef/>
      </w:r>
    </w:p>
  </w:comment>
  <w:comment w:id="211" w:author="Nasrin Dehbozorgi" w:date="2022-10-03T21:16:00Z" w:initials="ND">
    <w:p w14:paraId="10554AA0" w14:textId="77777777" w:rsidR="008E7C86" w:rsidRDefault="008E7C86" w:rsidP="008E7C86">
      <w:r>
        <w:t>If you are referring to your study say I or we</w:t>
      </w:r>
      <w:r>
        <w:annotationRef/>
      </w:r>
    </w:p>
  </w:comment>
  <w:comment w:id="212" w:author="Nasrin Dehbozorgi" w:date="2022-10-03T21:16:00Z" w:initials="ND">
    <w:p w14:paraId="331CA927" w14:textId="77777777" w:rsidR="008E7C86" w:rsidRDefault="008E7C86" w:rsidP="008E7C86">
      <w:r>
        <w:t xml:space="preserve">whose? try to be clear in writing </w:t>
      </w:r>
      <w:r>
        <w:annotationRef/>
      </w:r>
    </w:p>
  </w:comment>
  <w:comment w:id="215" w:author="Nasrin Dehbozorgi" w:date="2022-10-03T21:16:00Z" w:initials="ND">
    <w:p w14:paraId="6D920C84" w14:textId="77777777" w:rsidR="008E7C86" w:rsidRDefault="008E7C86" w:rsidP="008E7C86">
      <w:r>
        <w:t xml:space="preserve">which </w:t>
      </w:r>
      <w:r>
        <w:annotationRef/>
      </w:r>
    </w:p>
  </w:comment>
  <w:comment w:id="217" w:author="Nasrin Dehbozorgi" w:date="2022-10-03T21:17:00Z" w:initials="ND">
    <w:p w14:paraId="16F70B82" w14:textId="77777777" w:rsidR="008E7C86" w:rsidRDefault="008E7C86" w:rsidP="008E7C86">
      <w:r>
        <w:t>is it a subset of EEG data?!</w:t>
      </w:r>
      <w:r>
        <w:annotationRef/>
      </w:r>
    </w:p>
  </w:comment>
  <w:comment w:id="218" w:author="Sreekanth Gopi" w:date="2022-10-10T13:48:00Z" w:initials="SG">
    <w:p w14:paraId="1E812EE7" w14:textId="77777777" w:rsidR="008E7C86" w:rsidRDefault="008E7C86" w:rsidP="008E7C86">
      <w:r>
        <w:t>ECG sorry. corrected</w:t>
      </w:r>
      <w:r>
        <w:annotationRef/>
      </w:r>
    </w:p>
  </w:comment>
  <w:comment w:id="223" w:author="Nasrin Dehbozorgi" w:date="2022-10-03T21:18:00Z" w:initials="ND">
    <w:p w14:paraId="5CF121FE" w14:textId="77777777" w:rsidR="008E7C86" w:rsidRDefault="008E7C86" w:rsidP="008E7C86">
      <w:r>
        <w:t>write the complete name of the acronyms when you use them first time</w:t>
      </w:r>
      <w:r>
        <w:annotationRef/>
      </w:r>
    </w:p>
  </w:comment>
  <w:comment w:id="226" w:author="Nasrin Dehbozorgi" w:date="2022-10-03T21:19:00Z" w:initials="ND">
    <w:p w14:paraId="29B1F174" w14:textId="77777777" w:rsidR="008E7C86" w:rsidRDefault="008E7C86" w:rsidP="008E7C86">
      <w:r>
        <w:t>These phrases should come more at the beginning to introduce the content of the paragraph and at the end you need to make a transition to the next paragraph</w:t>
      </w:r>
      <w:r>
        <w:annotationRef/>
      </w:r>
    </w:p>
  </w:comment>
  <w:comment w:id="248" w:author="Nasrin Dehbozorgi" w:date="2022-10-03T21:21:00Z" w:initials="ND">
    <w:p w14:paraId="2A88C35D" w14:textId="77777777" w:rsidR="008E7C86" w:rsidRDefault="008E7C86" w:rsidP="008E7C86">
      <w:r>
        <w:t>This paragraph seems to be more of introducing what EEG is</w:t>
      </w:r>
      <w:r>
        <w:annotationRef/>
      </w:r>
    </w:p>
  </w:comment>
  <w:comment w:id="249" w:author="Sreekanth Gopi" w:date="2022-10-10T13:47:00Z" w:initials="SG">
    <w:p w14:paraId="5BBB808E" w14:textId="77777777" w:rsidR="008E7C86" w:rsidRDefault="008E7C86" w:rsidP="008E7C86">
      <w:r>
        <w:t>Yes. Is it ok?</w:t>
      </w:r>
      <w:r>
        <w:annotationRef/>
      </w:r>
    </w:p>
  </w:comment>
  <w:comment w:id="258" w:author="Nasrin Dehbozorgi" w:date="2022-10-03T21:20:00Z" w:initials="ND">
    <w:p w14:paraId="433FA326" w14:textId="77777777" w:rsidR="008E7C86" w:rsidRDefault="008E7C86" w:rsidP="008E7C86">
      <w:r>
        <w:t>Write more how you conclude that and why</w:t>
      </w:r>
      <w:r>
        <w:annotationRef/>
      </w:r>
      <w:r>
        <w:annotationRef/>
      </w:r>
    </w:p>
  </w:comment>
  <w:comment w:id="259" w:author="Sreekanth Gopi" w:date="2022-10-10T13:23:00Z" w:initials="SG">
    <w:p w14:paraId="7B62C14B" w14:textId="77777777" w:rsidR="008E7C86" w:rsidRDefault="008E7C86" w:rsidP="008E7C86">
      <w:r>
        <w:t xml:space="preserve">added a couple of points. </w:t>
      </w:r>
      <w:r>
        <w:annotationRef/>
      </w:r>
    </w:p>
    <w:p w14:paraId="169E47F2" w14:textId="77777777" w:rsidR="008E7C86" w:rsidRDefault="008E7C86" w:rsidP="008E7C86"/>
  </w:comment>
  <w:comment w:id="418" w:author="Nasrin Dehbozorgi" w:date="2022-10-03T21:26:00Z" w:initials="ND">
    <w:p w14:paraId="7E3250D8" w14:textId="77777777" w:rsidR="00271C7C" w:rsidRDefault="00271C7C" w:rsidP="00271C7C">
      <w:r>
        <w:t xml:space="preserve">Again this part also seems to be more introduction of ADHD and brain signals...I suggested placing it upper in the document when you introduce this topic </w:t>
      </w:r>
      <w:r>
        <w:annotationRef/>
      </w:r>
    </w:p>
  </w:comment>
  <w:comment w:id="419" w:author="Sreekanth Gopi" w:date="2022-10-10T13:07:00Z" w:initials="SG">
    <w:p w14:paraId="6B547137" w14:textId="77777777" w:rsidR="00271C7C" w:rsidRDefault="00271C7C" w:rsidP="00271C7C">
      <w:r>
        <w:t>Moved to intro</w:t>
      </w:r>
      <w:r>
        <w:annotationRef/>
      </w:r>
    </w:p>
  </w:comment>
  <w:comment w:id="1388" w:author="Nasrin Dehbozorgi" w:date="2022-10-03T20:49:00Z" w:initials="ND">
    <w:p w14:paraId="756403CF" w14:textId="7D6A2F61" w:rsidR="6F08318B" w:rsidRDefault="6F08318B">
      <w:r>
        <w:t>Add the complete name for the first time then use ADHD</w:t>
      </w:r>
      <w:r>
        <w:annotationRef/>
      </w:r>
    </w:p>
  </w:comment>
  <w:comment w:id="1404" w:author="Nasrin Dehbozorgi" w:date="2022-10-03T20:52:00Z" w:initials="ND">
    <w:p w14:paraId="679C2517" w14:textId="737D0B20" w:rsidR="6F08318B" w:rsidRDefault="6F08318B">
      <w:r>
        <w:t>can you elaborate a bit on this ..why?</w:t>
      </w:r>
      <w:r>
        <w:annotationRef/>
      </w:r>
    </w:p>
  </w:comment>
  <w:comment w:id="1410" w:author="Nasrin Dehbozorgi" w:date="2022-10-03T20:53:00Z" w:initials="ND">
    <w:p w14:paraId="1B70DA97" w14:textId="1A95618C" w:rsidR="6F08318B" w:rsidRDefault="6F08318B">
      <w:r>
        <w:t>revise (correct) the sentence.</w:t>
      </w:r>
      <w:r>
        <w:annotationRef/>
      </w:r>
    </w:p>
  </w:comment>
  <w:comment w:id="1438" w:author="Nasrin Dehbozorgi" w:date="2022-10-03T20:54:00Z" w:initials="ND">
    <w:p w14:paraId="0B071EF2" w14:textId="7A9C6D11" w:rsidR="6F08318B" w:rsidRDefault="6F08318B">
      <w:r>
        <w:t>can you name others as examples?</w:t>
      </w:r>
      <w:r>
        <w:annotationRef/>
      </w:r>
    </w:p>
  </w:comment>
  <w:comment w:id="1445" w:author="Nasrin Dehbozorgi" w:date="2022-10-03T20:55:00Z" w:initials="ND">
    <w:p w14:paraId="51E9D52E" w14:textId="5F5E9046" w:rsidR="6F08318B" w:rsidRDefault="6F08318B">
      <w:r>
        <w:t>There is not a smooth transition between these lines. Also can you introduce  beta, theta, etc. as how they play role in diagnosing ADHD</w:t>
      </w:r>
      <w:r>
        <w:annotationRef/>
      </w:r>
    </w:p>
  </w:comment>
  <w:comment w:id="1476" w:author="Nasrin Dehbozorgi" w:date="2022-10-03T20:56:00Z" w:initials="ND">
    <w:p w14:paraId="345BB8CA" w14:textId="7BE572F6" w:rsidR="6F08318B" w:rsidRDefault="6F08318B">
      <w:r>
        <w:t>This sentence is not clear to me</w:t>
      </w:r>
      <w:r>
        <w:annotationRef/>
      </w:r>
    </w:p>
  </w:comment>
  <w:comment w:id="1478" w:author="Nasrin Dehbozorgi" w:date="2022-10-03T20:58:00Z" w:initials="ND">
    <w:p w14:paraId="60F036CB" w14:textId="75D7B46E" w:rsidR="6F08318B" w:rsidRDefault="6F08318B">
      <w:r>
        <w:t>Try to write your narrative like a story  that mentally guides and prepares the reader to conclude your research question..</w:t>
      </w:r>
      <w:r>
        <w:annotationRef/>
      </w:r>
    </w:p>
  </w:comment>
  <w:comment w:id="1480" w:author="Nasrin Dehbozorgi" w:date="2022-10-03T20:59:00Z" w:initials="ND">
    <w:p w14:paraId="4A158AEE" w14:textId="504A317A" w:rsidR="6F08318B" w:rsidRDefault="6F08318B">
      <w:r>
        <w:t xml:space="preserve">try modular writing..meaning put the concepts that talk about a certain topic or sub-topic in one paragraph.. </w:t>
      </w:r>
      <w:r>
        <w:annotationRef/>
      </w:r>
    </w:p>
  </w:comment>
  <w:comment w:id="1484" w:author="Nasrin Dehbozorgi" w:date="2022-10-03T21:00:00Z" w:initials="ND">
    <w:p w14:paraId="309AF4A8" w14:textId="3803D4D0" w:rsidR="6F08318B" w:rsidRDefault="6F08318B">
      <w:r>
        <w:t>year?</w:t>
      </w:r>
      <w:r>
        <w:annotationRef/>
      </w:r>
    </w:p>
  </w:comment>
  <w:comment w:id="1485" w:author="Nasrin Dehbozorgi" w:date="2022-10-03T21:00:00Z" w:initials="ND">
    <w:p w14:paraId="102204CB" w14:textId="6F2FAA14" w:rsidR="6F08318B" w:rsidRDefault="6F08318B">
      <w:r>
        <w:t>only first time write the complete name and then just use EEG</w:t>
      </w:r>
      <w:r>
        <w:annotationRef/>
      </w:r>
    </w:p>
  </w:comment>
  <w:comment w:id="1488" w:author="Nasrin Dehbozorgi" w:date="2022-10-03T21:01:00Z" w:initials="ND">
    <w:p w14:paraId="7C64504C" w14:textId="2EEA0B0A" w:rsidR="6F08318B" w:rsidRDefault="6F08318B">
      <w:r>
        <w:t>whose?</w:t>
      </w:r>
      <w:r>
        <w:annotationRef/>
      </w:r>
    </w:p>
  </w:comment>
  <w:comment w:id="1492" w:author="Nasrin Dehbozorgi" w:date="2022-10-03T21:02:00Z" w:initials="ND">
    <w:p w14:paraId="4B71AF1B" w14:textId="7A0EF3CD" w:rsidR="6F08318B" w:rsidRDefault="6F08318B">
      <w:r>
        <w:t>what is this?</w:t>
      </w:r>
      <w:r>
        <w:annotationRef/>
      </w:r>
    </w:p>
  </w:comment>
  <w:comment w:id="1493" w:author="Nasrin Dehbozorgi" w:date="2022-10-03T21:03:00Z" w:initials="ND">
    <w:p w14:paraId="0D85CA1B" w14:textId="7424DC0E" w:rsidR="6F08318B" w:rsidRDefault="6F08318B">
      <w:r>
        <w:t>what is the conclusion of this study and what was your purpose for mentioning that? try to connect the literature to your work.</w:t>
      </w:r>
      <w:r>
        <w:annotationRef/>
      </w:r>
    </w:p>
  </w:comment>
  <w:comment w:id="1543" w:author="Nasrin Dehbozorgi" w:date="2022-10-03T21:07:00Z" w:initials="ND">
    <w:p w14:paraId="738DE2DE" w14:textId="6C93925E" w:rsidR="6F08318B" w:rsidRDefault="6F08318B">
      <w:r>
        <w:t>Give some context about it..in which study and why?</w:t>
      </w:r>
      <w:r>
        <w:annotationRef/>
      </w:r>
    </w:p>
  </w:comment>
  <w:comment w:id="1545" w:author="Nasrin Dehbozorgi" w:date="2022-10-03T21:08:00Z" w:initials="ND">
    <w:p w14:paraId="694CDCCC" w14:textId="5F5B3279" w:rsidR="6F08318B" w:rsidRDefault="6F08318B">
      <w:r>
        <w:t>there are pretty high accuracy scores. Are you planning to increase the accuracy more than this based on your selected thesis topic?</w:t>
      </w:r>
      <w:r>
        <w:annotationRef/>
      </w:r>
    </w:p>
  </w:comment>
  <w:comment w:id="1565" w:author="Nasrin Dehbozorgi" w:date="2022-10-03T21:13:00Z" w:initials="ND">
    <w:p w14:paraId="5D9DB4D2" w14:textId="0DA40170" w:rsidR="6F08318B" w:rsidRDefault="6F08318B">
      <w:r>
        <w:t>cite the study reference</w:t>
      </w:r>
      <w:r>
        <w:annotationRef/>
      </w:r>
    </w:p>
  </w:comment>
  <w:comment w:id="1567" w:author="Nasrin Dehbozorgi" w:date="2022-10-03T21:14:00Z" w:initials="ND">
    <w:p w14:paraId="30D474F6" w14:textId="50DEF365" w:rsidR="6F08318B" w:rsidRDefault="6F08318B">
      <w:r>
        <w:t>which metric for what?</w:t>
      </w:r>
      <w:r>
        <w:annotationRef/>
      </w:r>
    </w:p>
  </w:comment>
  <w:comment w:id="1577" w:author="Nasrin Dehbozorgi" w:date="2022-10-03T21:15:00Z" w:initials="ND">
    <w:p w14:paraId="0F70A9D4" w14:textId="3D95C7B7" w:rsidR="6F08318B" w:rsidRDefault="6F08318B">
      <w:r>
        <w:t>which author?</w:t>
      </w:r>
      <w:r>
        <w:annotationRef/>
      </w:r>
    </w:p>
  </w:comment>
  <w:comment w:id="1578" w:author="Nasrin Dehbozorgi" w:date="2022-10-03T21:16:00Z" w:initials="ND">
    <w:p w14:paraId="5726C235" w14:textId="611DF7E1" w:rsidR="6F08318B" w:rsidRDefault="6F08318B">
      <w:r>
        <w:t>If you are referring to your study say I or we</w:t>
      </w:r>
      <w:r>
        <w:annotationRef/>
      </w:r>
    </w:p>
  </w:comment>
  <w:comment w:id="1585" w:author="Nasrin Dehbozorgi" w:date="2022-10-03T21:16:00Z" w:initials="ND">
    <w:p w14:paraId="79E70B50" w14:textId="423F346D" w:rsidR="6F08318B" w:rsidRDefault="6F08318B">
      <w:r>
        <w:t xml:space="preserve">whose? try to be clear in writing </w:t>
      </w:r>
      <w:r>
        <w:annotationRef/>
      </w:r>
    </w:p>
  </w:comment>
  <w:comment w:id="1586" w:author="Nasrin Dehbozorgi" w:date="2022-10-03T21:16:00Z" w:initials="ND">
    <w:p w14:paraId="46E9998B" w14:textId="56EC3972" w:rsidR="6F08318B" w:rsidRDefault="6F08318B">
      <w:r>
        <w:t xml:space="preserve">which </w:t>
      </w:r>
      <w:r>
        <w:annotationRef/>
      </w:r>
    </w:p>
  </w:comment>
  <w:comment w:id="1587" w:author="Nasrin Dehbozorgi" w:date="2022-10-03T21:17:00Z" w:initials="ND">
    <w:p w14:paraId="5FF55A7A" w14:textId="0EDBE744" w:rsidR="6F08318B" w:rsidRDefault="6F08318B">
      <w:r>
        <w:t>is it a subset of EEG data?!</w:t>
      </w:r>
      <w:r>
        <w:annotationRef/>
      </w:r>
    </w:p>
  </w:comment>
  <w:comment w:id="1588" w:author="Sreekanth Gopi" w:date="2022-10-10T13:48:00Z" w:initials="SG">
    <w:p w14:paraId="780432F0" w14:textId="7174260D" w:rsidR="433FE100" w:rsidRDefault="433FE100">
      <w:r>
        <w:t>ECG sorry. corrected</w:t>
      </w:r>
      <w:r>
        <w:annotationRef/>
      </w:r>
    </w:p>
  </w:comment>
  <w:comment w:id="1589" w:author="Nasrin Dehbozorgi" w:date="2022-10-03T21:18:00Z" w:initials="ND">
    <w:p w14:paraId="3B18D9F1" w14:textId="12B80457" w:rsidR="6F08318B" w:rsidRDefault="6F08318B">
      <w:r>
        <w:t>write the complete name of the acronyms when you use them first time</w:t>
      </w:r>
      <w:r>
        <w:annotationRef/>
      </w:r>
    </w:p>
  </w:comment>
  <w:comment w:id="1590" w:author="Nasrin Dehbozorgi" w:date="2022-10-03T21:19:00Z" w:initials="ND">
    <w:p w14:paraId="4EF5882C" w14:textId="01E77328" w:rsidR="6F08318B" w:rsidRDefault="6F08318B">
      <w:r>
        <w:t>These phrases should come more at the beginning to introduce the content of the paragraph and at the end you need to make a transition to the next paragraph</w:t>
      </w:r>
      <w:r>
        <w:annotationRef/>
      </w:r>
    </w:p>
  </w:comment>
  <w:comment w:id="1592" w:author="Nasrin Dehbozorgi" w:date="2022-10-03T21:21:00Z" w:initials="ND">
    <w:p w14:paraId="52D52526" w14:textId="6E53C70D" w:rsidR="6F08318B" w:rsidRDefault="6F08318B">
      <w:r>
        <w:t>This paragraph seems to be more of introducing what EEG is</w:t>
      </w:r>
      <w:r>
        <w:annotationRef/>
      </w:r>
    </w:p>
  </w:comment>
  <w:comment w:id="1593" w:author="Sreekanth Gopi" w:date="2022-10-10T13:47:00Z" w:initials="SG">
    <w:p w14:paraId="2B442AEC" w14:textId="5E2420C5" w:rsidR="433FE100" w:rsidRDefault="433FE100">
      <w:r>
        <w:t>Yes. Is it ok?</w:t>
      </w:r>
      <w:r>
        <w:annotationRef/>
      </w:r>
    </w:p>
  </w:comment>
  <w:comment w:id="1597" w:author="Nasrin Dehbozorgi" w:date="2022-10-03T21:20:00Z" w:initials="ND">
    <w:p w14:paraId="7FE0BDE8" w14:textId="464CA0DF" w:rsidR="6F08318B" w:rsidRDefault="6F08318B">
      <w:r>
        <w:t>Write more how you conclude that and why</w:t>
      </w:r>
      <w:r>
        <w:annotationRef/>
      </w:r>
      <w:r>
        <w:annotationRef/>
      </w:r>
    </w:p>
  </w:comment>
  <w:comment w:id="1598" w:author="Sreekanth Gopi" w:date="2022-10-10T13:23:00Z" w:initials="SG">
    <w:p w14:paraId="2D82501F" w14:textId="5C377D37" w:rsidR="433FE100" w:rsidRDefault="433FE100">
      <w:r>
        <w:t xml:space="preserve">added a couple of points. </w:t>
      </w:r>
      <w:r>
        <w:annotationRef/>
      </w:r>
    </w:p>
    <w:p w14:paraId="6A3B111C" w14:textId="04DBF166" w:rsidR="433FE100" w:rsidRDefault="433FE100"/>
  </w:comment>
  <w:comment w:id="1605" w:author="Nasrin Dehbozorgi" w:date="2022-10-03T21:23:00Z" w:initials="ND">
    <w:p w14:paraId="0C15E9B9" w14:textId="3CC65FBE" w:rsidR="6F08318B" w:rsidRDefault="6F08318B">
      <w:r>
        <w:t>if this has been suggested how you relate it to your work? the contribution of your research</w:t>
      </w:r>
      <w:r>
        <w:annotationRef/>
      </w:r>
    </w:p>
  </w:comment>
  <w:comment w:id="1606" w:author="Sreekanth Gopi" w:date="2022-10-06T20:27:00Z" w:initials="SG">
    <w:p w14:paraId="2355FE61" w14:textId="23FD6D0E" w:rsidR="6F08318B" w:rsidRDefault="6F08318B">
      <w:r>
        <w:t>This is only a preliminary literature study. I will update it as i progress in coding. Thanks.</w:t>
      </w:r>
      <w:r>
        <w:annotationRef/>
      </w:r>
    </w:p>
  </w:comment>
  <w:comment w:id="1609" w:author="Nasrin Dehbozorgi" w:date="2022-10-03T21:26:00Z" w:initials="ND">
    <w:p w14:paraId="3B9F91E2" w14:textId="02AE4D64" w:rsidR="6F08318B" w:rsidRDefault="6F08318B">
      <w:r>
        <w:t xml:space="preserve">Again this part also seems to be more introduction of ADHD and brain signals...I suggested placing it upper in the document when you introduce this topic </w:t>
      </w:r>
      <w:r>
        <w:annotationRef/>
      </w:r>
    </w:p>
  </w:comment>
  <w:comment w:id="1610" w:author="Sreekanth Gopi" w:date="2022-10-10T13:07:00Z" w:initials="SG">
    <w:p w14:paraId="79FADCE7" w14:textId="042499C4" w:rsidR="433FE100" w:rsidRDefault="433FE100">
      <w:r>
        <w:t>Moved to intro</w:t>
      </w:r>
      <w:r>
        <w:annotationRef/>
      </w:r>
    </w:p>
  </w:comment>
  <w:comment w:id="1708" w:author="Nasrin Dehbozorgi" w:date="2022-10-03T21:26:00Z" w:initials="ND">
    <w:p w14:paraId="1F4B698E" w14:textId="7069E89D" w:rsidR="6F08318B" w:rsidRDefault="6F08318B">
      <w:r>
        <w:t>can you cite it?</w:t>
      </w:r>
      <w:r>
        <w:annotationRef/>
      </w:r>
      <w:r>
        <w:annotationRef/>
      </w:r>
    </w:p>
  </w:comment>
  <w:comment w:id="1709" w:author="Nasrin Dehbozorgi" w:date="2022-10-03T21:27:00Z" w:initials="ND">
    <w:p w14:paraId="2C14296C" w14:textId="0EDB54D7" w:rsidR="6F08318B" w:rsidRDefault="6F08318B">
      <w:r>
        <w:t>any citation?</w:t>
      </w:r>
      <w:r>
        <w:annotationRef/>
      </w:r>
      <w:r>
        <w:annotationRef/>
      </w:r>
    </w:p>
  </w:comment>
  <w:comment w:id="1712" w:author="Nasrin Dehbozorgi" w:date="2022-10-03T21:28:00Z" w:initials="ND">
    <w:p w14:paraId="5FB0BA87" w14:textId="2908708E" w:rsidR="6F08318B" w:rsidRDefault="6F08318B">
      <w:r>
        <w:t>how to relate it to meditation, which  is the focus of your work?</w:t>
      </w:r>
      <w:r>
        <w:annotationRef/>
      </w:r>
      <w:r>
        <w:annotationRef/>
      </w:r>
    </w:p>
  </w:comment>
  <w:comment w:id="1713" w:author="Nasrin Dehbozorgi" w:date="2022-10-03T21:29:00Z" w:initials="ND">
    <w:p w14:paraId="57BDD64A" w14:textId="7889E9AB" w:rsidR="6F08318B" w:rsidRDefault="6F08318B">
      <w:r>
        <w:t xml:space="preserve">Avoid putting fragmented concepts on one paragraph without proper transitions. </w:t>
      </w:r>
      <w:r>
        <w:annotationRef/>
      </w:r>
      <w:r>
        <w:annotationRef/>
      </w:r>
    </w:p>
  </w:comment>
  <w:comment w:id="1714" w:author="Sreekanth Gopi" w:date="2022-10-10T12:47:00Z" w:initials="SG">
    <w:p w14:paraId="0B3187EF" w14:textId="70030DEE" w:rsidR="433FE100" w:rsidRDefault="433FE100">
      <w:r>
        <w:t>ok.I just made it next paragraph. I suppose it is not fragmented now.</w:t>
      </w:r>
      <w:r>
        <w:annotationRef/>
      </w:r>
    </w:p>
  </w:comment>
  <w:comment w:id="1746" w:author="Nasrin Dehbozorgi" w:date="2022-10-03T21:30:00Z" w:initials="ND">
    <w:p w14:paraId="5FCF022C" w14:textId="370FBF5C" w:rsidR="6F08318B" w:rsidRDefault="6F08318B">
      <w:r>
        <w:t xml:space="preserve">need citation </w:t>
      </w:r>
      <w:r>
        <w:annotationRef/>
      </w:r>
    </w:p>
  </w:comment>
  <w:comment w:id="1748" w:author="Nasrin Dehbozorgi" w:date="2022-10-03T21:30:00Z" w:initials="ND">
    <w:p w14:paraId="372D59AA" w14:textId="335CDB28" w:rsidR="6F08318B" w:rsidRDefault="6F08318B">
      <w:r>
        <w:t xml:space="preserve">its a strong claim without citation  </w:t>
      </w:r>
      <w:r>
        <w:annotationRef/>
      </w:r>
    </w:p>
  </w:comment>
  <w:comment w:id="1749" w:author="Nasrin Dehbozorgi" w:date="2022-10-03T21:31:00Z" w:initials="ND">
    <w:p w14:paraId="6F3B1773" w14:textId="7A6758ED" w:rsidR="6F08318B" w:rsidRDefault="6F08318B">
      <w:r>
        <w:t xml:space="preserve">try to elaborate more on this (as its one your contributions)..you can use visualizations to help readers better understand the concept </w:t>
      </w:r>
      <w:r>
        <w:annotationRef/>
      </w:r>
    </w:p>
  </w:comment>
  <w:comment w:id="1750" w:author="Sreekanth Gopi" w:date="2022-10-10T13:03:00Z" w:initials="SG">
    <w:p w14:paraId="7896F2B7" w14:textId="473FED35" w:rsidR="433FE100" w:rsidRDefault="433FE100">
      <w:r>
        <w:t xml:space="preserve">ok I will. It is basically to write from my previous paper. </w:t>
      </w:r>
      <w:r>
        <w:annotationRef/>
      </w:r>
    </w:p>
  </w:comment>
  <w:comment w:id="1753" w:author="Nasrin Dehbozorgi" w:date="2022-10-03T21:30:00Z" w:initials="ND">
    <w:p w14:paraId="0E187B3C" w14:textId="335CDB28" w:rsidR="433FE100" w:rsidRDefault="433FE100">
      <w:r>
        <w:t xml:space="preserve">its a strong claim without citation  </w:t>
      </w:r>
      <w:r>
        <w:annotationRef/>
      </w:r>
    </w:p>
  </w:comment>
  <w:comment w:id="1754" w:author="Sreekanth Gopi" w:date="2022-10-10T13:04:00Z" w:initials="SG">
    <w:p w14:paraId="65DE644C" w14:textId="7236F486" w:rsidR="433FE100" w:rsidRDefault="433FE100">
      <w:r>
        <w:t>It is the hypothesis. But a sequel to my previous CM I research.</w:t>
      </w:r>
      <w:r>
        <w:annotationRef/>
      </w:r>
    </w:p>
  </w:comment>
  <w:comment w:id="1774" w:author="Nasrin Dehbozorgi" w:date="2022-10-03T21:33:00Z" w:initials="ND">
    <w:p w14:paraId="7E899A8B" w14:textId="461A1756" w:rsidR="6F08318B" w:rsidRDefault="6F08318B">
      <w:r>
        <w:t xml:space="preserve">its seems you have not updated this section after our last meeting..refer to the Draw.io visualization and rewrite this section </w:t>
      </w:r>
      <w:r>
        <w:annotationRef/>
      </w:r>
    </w:p>
  </w:comment>
  <w:comment w:id="1858" w:author="Sreekanth Gopi" w:date="2022-10-10T13:05:00Z" w:initials="SG">
    <w:p w14:paraId="101FC038" w14:textId="37A9A6FC" w:rsidR="433FE100" w:rsidRDefault="433FE100">
      <w:r>
        <w:t>A sample Figure only. Proposed framework To be created as per my methodology.</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94C3EE" w15:done="0"/>
  <w15:commentEx w15:paraId="7EBA70B3" w15:paraIdParent="6994C3EE" w15:done="0"/>
  <w15:commentEx w15:paraId="12EACED7" w15:done="0"/>
  <w15:commentEx w15:paraId="550DD85C" w15:done="0"/>
  <w15:commentEx w15:paraId="0F321B7D" w15:done="0"/>
  <w15:commentEx w15:paraId="10554AA0" w15:paraIdParent="0F321B7D" w15:done="0"/>
  <w15:commentEx w15:paraId="331CA927" w15:done="0"/>
  <w15:commentEx w15:paraId="6D920C84" w15:done="0"/>
  <w15:commentEx w15:paraId="16F70B82" w15:done="0"/>
  <w15:commentEx w15:paraId="1E812EE7" w15:paraIdParent="16F70B82" w15:done="0"/>
  <w15:commentEx w15:paraId="5CF121FE" w15:done="0"/>
  <w15:commentEx w15:paraId="29B1F174" w15:done="0"/>
  <w15:commentEx w15:paraId="2A88C35D" w15:done="0"/>
  <w15:commentEx w15:paraId="5BBB808E" w15:paraIdParent="2A88C35D" w15:done="0"/>
  <w15:commentEx w15:paraId="433FA326" w15:done="0"/>
  <w15:commentEx w15:paraId="169E47F2" w15:paraIdParent="433FA326" w15:done="0"/>
  <w15:commentEx w15:paraId="7E3250D8" w15:done="0"/>
  <w15:commentEx w15:paraId="6B547137" w15:paraIdParent="7E3250D8" w15:done="0"/>
  <w15:commentEx w15:paraId="756403CF" w15:done="0"/>
  <w15:commentEx w15:paraId="679C2517" w15:done="0"/>
  <w15:commentEx w15:paraId="1B70DA97" w15:done="0"/>
  <w15:commentEx w15:paraId="0B071EF2" w15:done="0"/>
  <w15:commentEx w15:paraId="51E9D52E" w15:done="0"/>
  <w15:commentEx w15:paraId="345BB8CA" w15:done="0"/>
  <w15:commentEx w15:paraId="60F036CB" w15:done="0"/>
  <w15:commentEx w15:paraId="4A158AEE" w15:done="0"/>
  <w15:commentEx w15:paraId="309AF4A8" w15:done="0"/>
  <w15:commentEx w15:paraId="102204CB" w15:done="0"/>
  <w15:commentEx w15:paraId="7C64504C" w15:done="0"/>
  <w15:commentEx w15:paraId="4B71AF1B" w15:done="0"/>
  <w15:commentEx w15:paraId="0D85CA1B" w15:done="0"/>
  <w15:commentEx w15:paraId="738DE2DE" w15:done="0"/>
  <w15:commentEx w15:paraId="694CDCCC" w15:done="0"/>
  <w15:commentEx w15:paraId="5D9DB4D2" w15:done="0"/>
  <w15:commentEx w15:paraId="30D474F6" w15:done="0"/>
  <w15:commentEx w15:paraId="0F70A9D4" w15:done="0"/>
  <w15:commentEx w15:paraId="5726C235" w15:paraIdParent="0F70A9D4" w15:done="0"/>
  <w15:commentEx w15:paraId="79E70B50" w15:done="0"/>
  <w15:commentEx w15:paraId="46E9998B" w15:done="0"/>
  <w15:commentEx w15:paraId="5FF55A7A" w15:done="0"/>
  <w15:commentEx w15:paraId="780432F0" w15:paraIdParent="5FF55A7A" w15:done="0"/>
  <w15:commentEx w15:paraId="3B18D9F1" w15:done="0"/>
  <w15:commentEx w15:paraId="4EF5882C" w15:done="0"/>
  <w15:commentEx w15:paraId="52D52526" w15:done="0"/>
  <w15:commentEx w15:paraId="2B442AEC" w15:paraIdParent="52D52526" w15:done="0"/>
  <w15:commentEx w15:paraId="7FE0BDE8" w15:done="0"/>
  <w15:commentEx w15:paraId="6A3B111C" w15:paraIdParent="7FE0BDE8" w15:done="0"/>
  <w15:commentEx w15:paraId="0C15E9B9" w15:done="0"/>
  <w15:commentEx w15:paraId="2355FE61" w15:paraIdParent="0C15E9B9" w15:done="0"/>
  <w15:commentEx w15:paraId="3B9F91E2" w15:done="0"/>
  <w15:commentEx w15:paraId="79FADCE7" w15:paraIdParent="3B9F91E2" w15:done="0"/>
  <w15:commentEx w15:paraId="1F4B698E" w15:done="1"/>
  <w15:commentEx w15:paraId="2C14296C" w15:done="1"/>
  <w15:commentEx w15:paraId="5FB0BA87" w15:done="0"/>
  <w15:commentEx w15:paraId="57BDD64A" w15:paraIdParent="5FB0BA87" w15:done="0"/>
  <w15:commentEx w15:paraId="0B3187EF" w15:paraIdParent="5FB0BA87" w15:done="0"/>
  <w15:commentEx w15:paraId="5FCF022C" w15:done="0"/>
  <w15:commentEx w15:paraId="372D59AA" w15:done="0"/>
  <w15:commentEx w15:paraId="6F3B1773" w15:done="0"/>
  <w15:commentEx w15:paraId="7896F2B7" w15:paraIdParent="6F3B1773" w15:done="0"/>
  <w15:commentEx w15:paraId="0E187B3C" w15:done="0"/>
  <w15:commentEx w15:paraId="65DE644C" w15:paraIdParent="0E187B3C" w15:done="0"/>
  <w15:commentEx w15:paraId="7E899A8B" w15:done="0"/>
  <w15:commentEx w15:paraId="101FC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97AA77" w16cex:dateUtc="2022-10-04T00:43:00Z"/>
  <w16cex:commentExtensible w16cex:durableId="782405E4" w16cex:dateUtc="2022-10-04T00:44:00Z"/>
  <w16cex:commentExtensible w16cex:durableId="2730FC10" w16cex:dateUtc="2022-10-04T01:13:00Z"/>
  <w16cex:commentExtensible w16cex:durableId="2730FC0F" w16cex:dateUtc="2022-10-04T01:14:00Z"/>
  <w16cex:commentExtensible w16cex:durableId="2730FC0E" w16cex:dateUtc="2022-10-04T01:15:00Z"/>
  <w16cex:commentExtensible w16cex:durableId="2730FC0D" w16cex:dateUtc="2022-10-04T01:16:00Z"/>
  <w16cex:commentExtensible w16cex:durableId="2730FC0C" w16cex:dateUtc="2022-10-04T01:16:00Z"/>
  <w16cex:commentExtensible w16cex:durableId="2730FC0B" w16cex:dateUtc="2022-10-04T01:16:00Z"/>
  <w16cex:commentExtensible w16cex:durableId="2730FC0A" w16cex:dateUtc="2022-10-04T01:17:00Z"/>
  <w16cex:commentExtensible w16cex:durableId="2730FC09" w16cex:dateUtc="2022-10-10T17:48:00Z"/>
  <w16cex:commentExtensible w16cex:durableId="2730FC08" w16cex:dateUtc="2022-10-04T01:18:00Z"/>
  <w16cex:commentExtensible w16cex:durableId="2730FC07" w16cex:dateUtc="2022-10-04T01:19:00Z"/>
  <w16cex:commentExtensible w16cex:durableId="2730FC06" w16cex:dateUtc="2022-10-04T01:21:00Z"/>
  <w16cex:commentExtensible w16cex:durableId="2730FC05" w16cex:dateUtc="2022-10-10T17:47:00Z"/>
  <w16cex:commentExtensible w16cex:durableId="2730FC04" w16cex:dateUtc="2022-10-04T01:20:00Z"/>
  <w16cex:commentExtensible w16cex:durableId="2730FC03" w16cex:dateUtc="2022-10-10T17:23:00Z"/>
  <w16cex:commentExtensible w16cex:durableId="2730FC5A" w16cex:dateUtc="2022-10-04T01:26:00Z"/>
  <w16cex:commentExtensible w16cex:durableId="2730FC59" w16cex:dateUtc="2022-10-10T17:07:00Z"/>
  <w16cex:commentExtensible w16cex:durableId="38945478" w16cex:dateUtc="2022-10-04T00:49:00Z"/>
  <w16cex:commentExtensible w16cex:durableId="04A944FE" w16cex:dateUtc="2022-10-04T00:52:00Z"/>
  <w16cex:commentExtensible w16cex:durableId="44495423" w16cex:dateUtc="2022-10-04T00:53:00Z"/>
  <w16cex:commentExtensible w16cex:durableId="79704E52" w16cex:dateUtc="2022-10-04T00:54:00Z"/>
  <w16cex:commentExtensible w16cex:durableId="2D8D6396" w16cex:dateUtc="2022-10-04T00:55:00Z"/>
  <w16cex:commentExtensible w16cex:durableId="34DBC3A5" w16cex:dateUtc="2022-10-04T00:56:00Z"/>
  <w16cex:commentExtensible w16cex:durableId="7CBC6E67" w16cex:dateUtc="2022-10-04T00:58:00Z"/>
  <w16cex:commentExtensible w16cex:durableId="27119084" w16cex:dateUtc="2022-10-04T00:59:00Z"/>
  <w16cex:commentExtensible w16cex:durableId="60B3195C" w16cex:dateUtc="2022-10-04T01:00:00Z"/>
  <w16cex:commentExtensible w16cex:durableId="76F09C90" w16cex:dateUtc="2022-10-04T01:00:00Z"/>
  <w16cex:commentExtensible w16cex:durableId="5650C619" w16cex:dateUtc="2022-10-04T01:01:00Z"/>
  <w16cex:commentExtensible w16cex:durableId="57C67614" w16cex:dateUtc="2022-10-04T01:02:00Z"/>
  <w16cex:commentExtensible w16cex:durableId="7EC87BA4" w16cex:dateUtc="2022-10-04T01:03:00Z"/>
  <w16cex:commentExtensible w16cex:durableId="3047A3F6" w16cex:dateUtc="2022-10-04T01:07:00Z"/>
  <w16cex:commentExtensible w16cex:durableId="0FED7EEC" w16cex:dateUtc="2022-10-04T01:08:00Z"/>
  <w16cex:commentExtensible w16cex:durableId="67E9614F" w16cex:dateUtc="2022-10-04T01:13:00Z"/>
  <w16cex:commentExtensible w16cex:durableId="528C0104" w16cex:dateUtc="2022-10-04T01:14:00Z"/>
  <w16cex:commentExtensible w16cex:durableId="694E617B" w16cex:dateUtc="2022-10-04T01:15:00Z"/>
  <w16cex:commentExtensible w16cex:durableId="465C23E9" w16cex:dateUtc="2022-10-04T01:16:00Z"/>
  <w16cex:commentExtensible w16cex:durableId="0D4B69F1" w16cex:dateUtc="2022-10-04T01:16:00Z"/>
  <w16cex:commentExtensible w16cex:durableId="28E6EDBA" w16cex:dateUtc="2022-10-04T01:16:00Z"/>
  <w16cex:commentExtensible w16cex:durableId="70941BC4" w16cex:dateUtc="2022-10-04T01:17:00Z"/>
  <w16cex:commentExtensible w16cex:durableId="0FF6E1E6" w16cex:dateUtc="2022-10-10T17:48:00Z"/>
  <w16cex:commentExtensible w16cex:durableId="02D9AFF6" w16cex:dateUtc="2022-10-04T01:18:00Z"/>
  <w16cex:commentExtensible w16cex:durableId="5CE655D1" w16cex:dateUtc="2022-10-04T01:19:00Z"/>
  <w16cex:commentExtensible w16cex:durableId="3A444043" w16cex:dateUtc="2022-10-04T01:21:00Z"/>
  <w16cex:commentExtensible w16cex:durableId="17A96B6B" w16cex:dateUtc="2022-10-10T17:47:00Z"/>
  <w16cex:commentExtensible w16cex:durableId="56C5C5BE" w16cex:dateUtc="2022-10-04T01:20:00Z"/>
  <w16cex:commentExtensible w16cex:durableId="4A47CB93" w16cex:dateUtc="2022-10-10T17:23:00Z"/>
  <w16cex:commentExtensible w16cex:durableId="6E0DE96F" w16cex:dateUtc="2022-10-04T01:23:00Z"/>
  <w16cex:commentExtensible w16cex:durableId="07AD7B86" w16cex:dateUtc="2022-10-07T00:27:00Z"/>
  <w16cex:commentExtensible w16cex:durableId="08F05147" w16cex:dateUtc="2022-10-04T01:26:00Z"/>
  <w16cex:commentExtensible w16cex:durableId="1C78DDF2" w16cex:dateUtc="2022-10-10T17:07:00Z"/>
  <w16cex:commentExtensible w16cex:durableId="21E772EA" w16cex:dateUtc="2022-10-04T01:26:00Z"/>
  <w16cex:commentExtensible w16cex:durableId="498835EA" w16cex:dateUtc="2022-10-04T01:27:00Z"/>
  <w16cex:commentExtensible w16cex:durableId="31AB5306" w16cex:dateUtc="2022-10-04T01:28:00Z"/>
  <w16cex:commentExtensible w16cex:durableId="7ABEE70A" w16cex:dateUtc="2022-10-04T01:29:00Z"/>
  <w16cex:commentExtensible w16cex:durableId="0C60C509" w16cex:dateUtc="2022-10-10T16:47:00Z"/>
  <w16cex:commentExtensible w16cex:durableId="453574D0" w16cex:dateUtc="2022-10-04T01:30:00Z"/>
  <w16cex:commentExtensible w16cex:durableId="1051A7B8" w16cex:dateUtc="2022-10-04T01:30:00Z"/>
  <w16cex:commentExtensible w16cex:durableId="63CE99D0" w16cex:dateUtc="2022-10-04T01:31:00Z"/>
  <w16cex:commentExtensible w16cex:durableId="2539070A" w16cex:dateUtc="2022-10-10T17:03:00Z"/>
  <w16cex:commentExtensible w16cex:durableId="5C2B9A8B" w16cex:dateUtc="2022-10-04T01:30:00Z"/>
  <w16cex:commentExtensible w16cex:durableId="54AE48E7" w16cex:dateUtc="2022-10-10T17:04:00Z"/>
  <w16cex:commentExtensible w16cex:durableId="138762B0" w16cex:dateUtc="2022-10-04T01:33:00Z"/>
  <w16cex:commentExtensible w16cex:durableId="7CD1CE5E" w16cex:dateUtc="2022-10-10T1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4C3EE" w16cid:durableId="0397AA77"/>
  <w16cid:commentId w16cid:paraId="7EBA70B3" w16cid:durableId="782405E4"/>
  <w16cid:commentId w16cid:paraId="12EACED7" w16cid:durableId="2730FC10"/>
  <w16cid:commentId w16cid:paraId="550DD85C" w16cid:durableId="2730FC0F"/>
  <w16cid:commentId w16cid:paraId="0F321B7D" w16cid:durableId="2730FC0E"/>
  <w16cid:commentId w16cid:paraId="10554AA0" w16cid:durableId="2730FC0D"/>
  <w16cid:commentId w16cid:paraId="331CA927" w16cid:durableId="2730FC0C"/>
  <w16cid:commentId w16cid:paraId="6D920C84" w16cid:durableId="2730FC0B"/>
  <w16cid:commentId w16cid:paraId="16F70B82" w16cid:durableId="2730FC0A"/>
  <w16cid:commentId w16cid:paraId="1E812EE7" w16cid:durableId="2730FC09"/>
  <w16cid:commentId w16cid:paraId="5CF121FE" w16cid:durableId="2730FC08"/>
  <w16cid:commentId w16cid:paraId="29B1F174" w16cid:durableId="2730FC07"/>
  <w16cid:commentId w16cid:paraId="2A88C35D" w16cid:durableId="2730FC06"/>
  <w16cid:commentId w16cid:paraId="5BBB808E" w16cid:durableId="2730FC05"/>
  <w16cid:commentId w16cid:paraId="433FA326" w16cid:durableId="2730FC04"/>
  <w16cid:commentId w16cid:paraId="169E47F2" w16cid:durableId="2730FC03"/>
  <w16cid:commentId w16cid:paraId="7E3250D8" w16cid:durableId="2730FC5A"/>
  <w16cid:commentId w16cid:paraId="6B547137" w16cid:durableId="2730FC59"/>
  <w16cid:commentId w16cid:paraId="756403CF" w16cid:durableId="38945478"/>
  <w16cid:commentId w16cid:paraId="679C2517" w16cid:durableId="04A944FE"/>
  <w16cid:commentId w16cid:paraId="1B70DA97" w16cid:durableId="44495423"/>
  <w16cid:commentId w16cid:paraId="0B071EF2" w16cid:durableId="79704E52"/>
  <w16cid:commentId w16cid:paraId="51E9D52E" w16cid:durableId="2D8D6396"/>
  <w16cid:commentId w16cid:paraId="345BB8CA" w16cid:durableId="34DBC3A5"/>
  <w16cid:commentId w16cid:paraId="60F036CB" w16cid:durableId="7CBC6E67"/>
  <w16cid:commentId w16cid:paraId="4A158AEE" w16cid:durableId="27119084"/>
  <w16cid:commentId w16cid:paraId="309AF4A8" w16cid:durableId="60B3195C"/>
  <w16cid:commentId w16cid:paraId="102204CB" w16cid:durableId="76F09C90"/>
  <w16cid:commentId w16cid:paraId="7C64504C" w16cid:durableId="5650C619"/>
  <w16cid:commentId w16cid:paraId="4B71AF1B" w16cid:durableId="57C67614"/>
  <w16cid:commentId w16cid:paraId="0D85CA1B" w16cid:durableId="7EC87BA4"/>
  <w16cid:commentId w16cid:paraId="738DE2DE" w16cid:durableId="3047A3F6"/>
  <w16cid:commentId w16cid:paraId="694CDCCC" w16cid:durableId="0FED7EEC"/>
  <w16cid:commentId w16cid:paraId="5D9DB4D2" w16cid:durableId="67E9614F"/>
  <w16cid:commentId w16cid:paraId="30D474F6" w16cid:durableId="528C0104"/>
  <w16cid:commentId w16cid:paraId="0F70A9D4" w16cid:durableId="694E617B"/>
  <w16cid:commentId w16cid:paraId="5726C235" w16cid:durableId="465C23E9"/>
  <w16cid:commentId w16cid:paraId="79E70B50" w16cid:durableId="0D4B69F1"/>
  <w16cid:commentId w16cid:paraId="46E9998B" w16cid:durableId="28E6EDBA"/>
  <w16cid:commentId w16cid:paraId="5FF55A7A" w16cid:durableId="70941BC4"/>
  <w16cid:commentId w16cid:paraId="780432F0" w16cid:durableId="0FF6E1E6"/>
  <w16cid:commentId w16cid:paraId="3B18D9F1" w16cid:durableId="02D9AFF6"/>
  <w16cid:commentId w16cid:paraId="4EF5882C" w16cid:durableId="5CE655D1"/>
  <w16cid:commentId w16cid:paraId="52D52526" w16cid:durableId="3A444043"/>
  <w16cid:commentId w16cid:paraId="2B442AEC" w16cid:durableId="17A96B6B"/>
  <w16cid:commentId w16cid:paraId="7FE0BDE8" w16cid:durableId="56C5C5BE"/>
  <w16cid:commentId w16cid:paraId="6A3B111C" w16cid:durableId="4A47CB93"/>
  <w16cid:commentId w16cid:paraId="0C15E9B9" w16cid:durableId="6E0DE96F"/>
  <w16cid:commentId w16cid:paraId="2355FE61" w16cid:durableId="07AD7B86"/>
  <w16cid:commentId w16cid:paraId="3B9F91E2" w16cid:durableId="08F05147"/>
  <w16cid:commentId w16cid:paraId="79FADCE7" w16cid:durableId="1C78DDF2"/>
  <w16cid:commentId w16cid:paraId="1F4B698E" w16cid:durableId="21E772EA"/>
  <w16cid:commentId w16cid:paraId="2C14296C" w16cid:durableId="498835EA"/>
  <w16cid:commentId w16cid:paraId="5FB0BA87" w16cid:durableId="31AB5306"/>
  <w16cid:commentId w16cid:paraId="57BDD64A" w16cid:durableId="7ABEE70A"/>
  <w16cid:commentId w16cid:paraId="0B3187EF" w16cid:durableId="0C60C509"/>
  <w16cid:commentId w16cid:paraId="5FCF022C" w16cid:durableId="453574D0"/>
  <w16cid:commentId w16cid:paraId="372D59AA" w16cid:durableId="1051A7B8"/>
  <w16cid:commentId w16cid:paraId="6F3B1773" w16cid:durableId="63CE99D0"/>
  <w16cid:commentId w16cid:paraId="7896F2B7" w16cid:durableId="2539070A"/>
  <w16cid:commentId w16cid:paraId="0E187B3C" w16cid:durableId="5C2B9A8B"/>
  <w16cid:commentId w16cid:paraId="65DE644C" w16cid:durableId="54AE48E7"/>
  <w16cid:commentId w16cid:paraId="7E899A8B" w16cid:durableId="138762B0"/>
  <w16cid:commentId w16cid:paraId="101FC038" w16cid:durableId="7CD1CE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96B29" w14:textId="77777777" w:rsidR="00FC4A13" w:rsidRDefault="00FC4A13" w:rsidP="00583923">
      <w:r>
        <w:separator/>
      </w:r>
    </w:p>
  </w:endnote>
  <w:endnote w:type="continuationSeparator" w:id="0">
    <w:p w14:paraId="7768E79D" w14:textId="77777777" w:rsidR="00FC4A13" w:rsidRDefault="00FC4A13" w:rsidP="0058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STIXGeneral-Regular">
    <w:altName w:val="STIXGeneral"/>
    <w:panose1 w:val="00000000000000000000"/>
    <w:charset w:val="00"/>
    <w:family w:val="auto"/>
    <w:notTrueType/>
    <w:pitch w:val="variable"/>
    <w:sig w:usb0="A00002FF" w:usb1="4203FDFF" w:usb2="02000020" w:usb3="00000000" w:csb0="800001FF" w:csb1="00000000"/>
  </w:font>
  <w:font w:name="Raleway">
    <w:panose1 w:val="00000000000000000000"/>
    <w:charset w:val="4D"/>
    <w:family w:val="auto"/>
    <w:pitch w:val="variable"/>
    <w:sig w:usb0="A00002FF" w:usb1="5000205B"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8F322" w14:textId="77777777" w:rsidR="00FC4A13" w:rsidRDefault="00FC4A13" w:rsidP="00583923">
      <w:r>
        <w:separator/>
      </w:r>
    </w:p>
  </w:footnote>
  <w:footnote w:type="continuationSeparator" w:id="0">
    <w:p w14:paraId="4FF73FC8" w14:textId="77777777" w:rsidR="00FC4A13" w:rsidRDefault="00FC4A13" w:rsidP="00583923">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C3vSrXfmhJk0y" int2:id="C6KSCDaf">
      <int2:state int2:value="Rejected" int2:type="LegacyProofing"/>
    </int2:textHash>
    <int2:textHash int2:hashCode="IOe1WL3BFfgfTg" int2:id="DivjEiw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610612"/>
    <w:multiLevelType w:val="hybridMultilevel"/>
    <w:tmpl w:val="14E4BF80"/>
    <w:lvl w:ilvl="0" w:tplc="4BC4F3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C57AE"/>
    <w:multiLevelType w:val="hybridMultilevel"/>
    <w:tmpl w:val="DB26F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D058C"/>
    <w:multiLevelType w:val="hybridMultilevel"/>
    <w:tmpl w:val="0282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41BE"/>
    <w:multiLevelType w:val="hybridMultilevel"/>
    <w:tmpl w:val="B950A922"/>
    <w:lvl w:ilvl="0" w:tplc="4BC4F3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F1637"/>
    <w:multiLevelType w:val="hybridMultilevel"/>
    <w:tmpl w:val="DD80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643B9"/>
    <w:multiLevelType w:val="multilevel"/>
    <w:tmpl w:val="891C7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96D77"/>
    <w:multiLevelType w:val="multilevel"/>
    <w:tmpl w:val="73A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CD1255"/>
    <w:multiLevelType w:val="hybridMultilevel"/>
    <w:tmpl w:val="E50ECB7C"/>
    <w:lvl w:ilvl="0" w:tplc="965E43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B2FC1"/>
    <w:multiLevelType w:val="hybridMultilevel"/>
    <w:tmpl w:val="B486F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A2385"/>
    <w:multiLevelType w:val="hybridMultilevel"/>
    <w:tmpl w:val="BAF6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046C42"/>
    <w:multiLevelType w:val="hybridMultilevel"/>
    <w:tmpl w:val="B23C26B4"/>
    <w:lvl w:ilvl="0" w:tplc="AAFC0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7B1864"/>
    <w:multiLevelType w:val="hybridMultilevel"/>
    <w:tmpl w:val="B3AA244A"/>
    <w:lvl w:ilvl="0" w:tplc="9B7EA2BA">
      <w:start w:val="1"/>
      <w:numFmt w:val="bullet"/>
      <w:lvlText w:val="•"/>
      <w:lvlJc w:val="left"/>
      <w:pPr>
        <w:tabs>
          <w:tab w:val="num" w:pos="720"/>
        </w:tabs>
        <w:ind w:left="720" w:hanging="360"/>
      </w:pPr>
      <w:rPr>
        <w:rFonts w:ascii="Arial" w:hAnsi="Arial" w:hint="default"/>
      </w:rPr>
    </w:lvl>
    <w:lvl w:ilvl="1" w:tplc="5C080120" w:tentative="1">
      <w:start w:val="1"/>
      <w:numFmt w:val="bullet"/>
      <w:lvlText w:val="•"/>
      <w:lvlJc w:val="left"/>
      <w:pPr>
        <w:tabs>
          <w:tab w:val="num" w:pos="1440"/>
        </w:tabs>
        <w:ind w:left="1440" w:hanging="360"/>
      </w:pPr>
      <w:rPr>
        <w:rFonts w:ascii="Arial" w:hAnsi="Arial" w:hint="default"/>
      </w:rPr>
    </w:lvl>
    <w:lvl w:ilvl="2" w:tplc="A6DCDF56" w:tentative="1">
      <w:start w:val="1"/>
      <w:numFmt w:val="bullet"/>
      <w:lvlText w:val="•"/>
      <w:lvlJc w:val="left"/>
      <w:pPr>
        <w:tabs>
          <w:tab w:val="num" w:pos="2160"/>
        </w:tabs>
        <w:ind w:left="2160" w:hanging="360"/>
      </w:pPr>
      <w:rPr>
        <w:rFonts w:ascii="Arial" w:hAnsi="Arial" w:hint="default"/>
      </w:rPr>
    </w:lvl>
    <w:lvl w:ilvl="3" w:tplc="608A1290" w:tentative="1">
      <w:start w:val="1"/>
      <w:numFmt w:val="bullet"/>
      <w:lvlText w:val="•"/>
      <w:lvlJc w:val="left"/>
      <w:pPr>
        <w:tabs>
          <w:tab w:val="num" w:pos="2880"/>
        </w:tabs>
        <w:ind w:left="2880" w:hanging="360"/>
      </w:pPr>
      <w:rPr>
        <w:rFonts w:ascii="Arial" w:hAnsi="Arial" w:hint="default"/>
      </w:rPr>
    </w:lvl>
    <w:lvl w:ilvl="4" w:tplc="98881C56" w:tentative="1">
      <w:start w:val="1"/>
      <w:numFmt w:val="bullet"/>
      <w:lvlText w:val="•"/>
      <w:lvlJc w:val="left"/>
      <w:pPr>
        <w:tabs>
          <w:tab w:val="num" w:pos="3600"/>
        </w:tabs>
        <w:ind w:left="3600" w:hanging="360"/>
      </w:pPr>
      <w:rPr>
        <w:rFonts w:ascii="Arial" w:hAnsi="Arial" w:hint="default"/>
      </w:rPr>
    </w:lvl>
    <w:lvl w:ilvl="5" w:tplc="5CD85880" w:tentative="1">
      <w:start w:val="1"/>
      <w:numFmt w:val="bullet"/>
      <w:lvlText w:val="•"/>
      <w:lvlJc w:val="left"/>
      <w:pPr>
        <w:tabs>
          <w:tab w:val="num" w:pos="4320"/>
        </w:tabs>
        <w:ind w:left="4320" w:hanging="360"/>
      </w:pPr>
      <w:rPr>
        <w:rFonts w:ascii="Arial" w:hAnsi="Arial" w:hint="default"/>
      </w:rPr>
    </w:lvl>
    <w:lvl w:ilvl="6" w:tplc="A6B28696" w:tentative="1">
      <w:start w:val="1"/>
      <w:numFmt w:val="bullet"/>
      <w:lvlText w:val="•"/>
      <w:lvlJc w:val="left"/>
      <w:pPr>
        <w:tabs>
          <w:tab w:val="num" w:pos="5040"/>
        </w:tabs>
        <w:ind w:left="5040" w:hanging="360"/>
      </w:pPr>
      <w:rPr>
        <w:rFonts w:ascii="Arial" w:hAnsi="Arial" w:hint="default"/>
      </w:rPr>
    </w:lvl>
    <w:lvl w:ilvl="7" w:tplc="BC00F190" w:tentative="1">
      <w:start w:val="1"/>
      <w:numFmt w:val="bullet"/>
      <w:lvlText w:val="•"/>
      <w:lvlJc w:val="left"/>
      <w:pPr>
        <w:tabs>
          <w:tab w:val="num" w:pos="5760"/>
        </w:tabs>
        <w:ind w:left="5760" w:hanging="360"/>
      </w:pPr>
      <w:rPr>
        <w:rFonts w:ascii="Arial" w:hAnsi="Arial" w:hint="default"/>
      </w:rPr>
    </w:lvl>
    <w:lvl w:ilvl="8" w:tplc="DC289B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AF05CA"/>
    <w:multiLevelType w:val="hybridMultilevel"/>
    <w:tmpl w:val="6D060DAE"/>
    <w:lvl w:ilvl="0" w:tplc="73A051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AE6295"/>
    <w:multiLevelType w:val="hybridMultilevel"/>
    <w:tmpl w:val="99D0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0FE4918"/>
    <w:multiLevelType w:val="hybridMultilevel"/>
    <w:tmpl w:val="2BF845A0"/>
    <w:lvl w:ilvl="0" w:tplc="FA623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879BB"/>
    <w:multiLevelType w:val="hybridMultilevel"/>
    <w:tmpl w:val="582C138C"/>
    <w:lvl w:ilvl="0" w:tplc="4B2A19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22925C"/>
    <w:multiLevelType w:val="multilevel"/>
    <w:tmpl w:val="10CCCCD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6F6BF2"/>
    <w:multiLevelType w:val="hybridMultilevel"/>
    <w:tmpl w:val="CB983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4317D4"/>
    <w:multiLevelType w:val="hybridMultilevel"/>
    <w:tmpl w:val="95B008BA"/>
    <w:lvl w:ilvl="0" w:tplc="4BC4F3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BD064E"/>
    <w:multiLevelType w:val="multilevel"/>
    <w:tmpl w:val="3F86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C44F22"/>
    <w:multiLevelType w:val="hybridMultilevel"/>
    <w:tmpl w:val="35B84828"/>
    <w:lvl w:ilvl="0" w:tplc="4BC4F3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F22B7D"/>
    <w:multiLevelType w:val="hybridMultilevel"/>
    <w:tmpl w:val="1A9C316C"/>
    <w:lvl w:ilvl="0" w:tplc="4BC4F3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3365390">
    <w:abstractNumId w:val="17"/>
  </w:num>
  <w:num w:numId="2" w16cid:durableId="1209493255">
    <w:abstractNumId w:val="8"/>
  </w:num>
  <w:num w:numId="3" w16cid:durableId="228155076">
    <w:abstractNumId w:val="13"/>
  </w:num>
  <w:num w:numId="4" w16cid:durableId="1694261757">
    <w:abstractNumId w:val="2"/>
  </w:num>
  <w:num w:numId="5" w16cid:durableId="1409692086">
    <w:abstractNumId w:val="11"/>
  </w:num>
  <w:num w:numId="6" w16cid:durableId="1794009599">
    <w:abstractNumId w:val="16"/>
  </w:num>
  <w:num w:numId="7" w16cid:durableId="1161503338">
    <w:abstractNumId w:val="15"/>
  </w:num>
  <w:num w:numId="8" w16cid:durableId="867958914">
    <w:abstractNumId w:val="3"/>
  </w:num>
  <w:num w:numId="9" w16cid:durableId="1996909115">
    <w:abstractNumId w:val="10"/>
  </w:num>
  <w:num w:numId="10" w16cid:durableId="1519418537">
    <w:abstractNumId w:val="5"/>
  </w:num>
  <w:num w:numId="11" w16cid:durableId="207498088">
    <w:abstractNumId w:val="18"/>
  </w:num>
  <w:num w:numId="12" w16cid:durableId="654918050">
    <w:abstractNumId w:val="21"/>
  </w:num>
  <w:num w:numId="13" w16cid:durableId="919482758">
    <w:abstractNumId w:val="4"/>
  </w:num>
  <w:num w:numId="14" w16cid:durableId="1420760097">
    <w:abstractNumId w:val="19"/>
  </w:num>
  <w:num w:numId="15" w16cid:durableId="983630466">
    <w:abstractNumId w:val="22"/>
  </w:num>
  <w:num w:numId="16" w16cid:durableId="692807263">
    <w:abstractNumId w:val="1"/>
  </w:num>
  <w:num w:numId="17" w16cid:durableId="1827745561">
    <w:abstractNumId w:val="14"/>
  </w:num>
  <w:num w:numId="18" w16cid:durableId="49041959">
    <w:abstractNumId w:val="20"/>
  </w:num>
  <w:num w:numId="19" w16cid:durableId="1247693234">
    <w:abstractNumId w:val="0"/>
  </w:num>
  <w:num w:numId="20" w16cid:durableId="735588555">
    <w:abstractNumId w:val="6"/>
  </w:num>
  <w:num w:numId="21" w16cid:durableId="504395182">
    <w:abstractNumId w:val="7"/>
  </w:num>
  <w:num w:numId="22" w16cid:durableId="871383848">
    <w:abstractNumId w:val="12"/>
  </w:num>
  <w:num w:numId="23" w16cid:durableId="20746953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reekanth  Gopi">
    <w15:presenceInfo w15:providerId="AD" w15:userId="S::sgopi1@my.westga.edu::53e62155-c64c-4474-9484-eef40d5dbc39"/>
  </w15:person>
  <w15:person w15:author="Sreekanth Gopi">
    <w15:presenceInfo w15:providerId="AD" w15:userId="S::sgopi@students.kennesaw.edu::f5fe2f52-f022-4642-87c7-7a0f7093c6d5"/>
  </w15:person>
  <w15:person w15:author="Nasrin Dehbozorgi">
    <w15:presenceInfo w15:providerId="AD" w15:userId="S::dnasrin@kennesaw.edu::d587da1d-9173-4ed4-93fc-fbb20bb1d6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54E"/>
    <w:rsid w:val="0000151A"/>
    <w:rsid w:val="0000555E"/>
    <w:rsid w:val="00010599"/>
    <w:rsid w:val="000126FE"/>
    <w:rsid w:val="000177E4"/>
    <w:rsid w:val="00017E98"/>
    <w:rsid w:val="000203AB"/>
    <w:rsid w:val="00022C43"/>
    <w:rsid w:val="00023E13"/>
    <w:rsid w:val="000312D5"/>
    <w:rsid w:val="0003160C"/>
    <w:rsid w:val="00031CB9"/>
    <w:rsid w:val="00032442"/>
    <w:rsid w:val="00033E4D"/>
    <w:rsid w:val="00033F49"/>
    <w:rsid w:val="00034515"/>
    <w:rsid w:val="000353A3"/>
    <w:rsid w:val="00036282"/>
    <w:rsid w:val="00042E77"/>
    <w:rsid w:val="00043DDF"/>
    <w:rsid w:val="000442E5"/>
    <w:rsid w:val="00044BBA"/>
    <w:rsid w:val="000451C7"/>
    <w:rsid w:val="0005157B"/>
    <w:rsid w:val="00051653"/>
    <w:rsid w:val="00052268"/>
    <w:rsid w:val="0005342C"/>
    <w:rsid w:val="00061722"/>
    <w:rsid w:val="00061C2F"/>
    <w:rsid w:val="00062854"/>
    <w:rsid w:val="0006677B"/>
    <w:rsid w:val="000768C7"/>
    <w:rsid w:val="00080041"/>
    <w:rsid w:val="0008346A"/>
    <w:rsid w:val="00084665"/>
    <w:rsid w:val="00084E22"/>
    <w:rsid w:val="00085C7B"/>
    <w:rsid w:val="00090379"/>
    <w:rsid w:val="00092DF6"/>
    <w:rsid w:val="000977C0"/>
    <w:rsid w:val="000A0A30"/>
    <w:rsid w:val="000A0DD4"/>
    <w:rsid w:val="000A3628"/>
    <w:rsid w:val="000A36C7"/>
    <w:rsid w:val="000A3EB4"/>
    <w:rsid w:val="000A4D48"/>
    <w:rsid w:val="000A6427"/>
    <w:rsid w:val="000B000E"/>
    <w:rsid w:val="000B62C4"/>
    <w:rsid w:val="000C0FBB"/>
    <w:rsid w:val="000C0FE7"/>
    <w:rsid w:val="000C29F6"/>
    <w:rsid w:val="000C4863"/>
    <w:rsid w:val="000C5492"/>
    <w:rsid w:val="000C63CD"/>
    <w:rsid w:val="000C796F"/>
    <w:rsid w:val="000C7F65"/>
    <w:rsid w:val="000D5D6E"/>
    <w:rsid w:val="000D66FF"/>
    <w:rsid w:val="000E0C6A"/>
    <w:rsid w:val="000E2D90"/>
    <w:rsid w:val="000E31F7"/>
    <w:rsid w:val="000F54E3"/>
    <w:rsid w:val="00102E2A"/>
    <w:rsid w:val="001057D5"/>
    <w:rsid w:val="0010712E"/>
    <w:rsid w:val="00110083"/>
    <w:rsid w:val="001118F6"/>
    <w:rsid w:val="00115EFB"/>
    <w:rsid w:val="001175EE"/>
    <w:rsid w:val="00123C97"/>
    <w:rsid w:val="00125937"/>
    <w:rsid w:val="00127C0C"/>
    <w:rsid w:val="00130A9C"/>
    <w:rsid w:val="0013141E"/>
    <w:rsid w:val="001346B9"/>
    <w:rsid w:val="00135CD7"/>
    <w:rsid w:val="00140DDF"/>
    <w:rsid w:val="0014237E"/>
    <w:rsid w:val="0014334D"/>
    <w:rsid w:val="00147FF7"/>
    <w:rsid w:val="001541AB"/>
    <w:rsid w:val="0015588B"/>
    <w:rsid w:val="001573BD"/>
    <w:rsid w:val="001573FC"/>
    <w:rsid w:val="00161C3C"/>
    <w:rsid w:val="001624F2"/>
    <w:rsid w:val="00163903"/>
    <w:rsid w:val="00163B6B"/>
    <w:rsid w:val="001645DB"/>
    <w:rsid w:val="001649FC"/>
    <w:rsid w:val="0016516B"/>
    <w:rsid w:val="00167865"/>
    <w:rsid w:val="00170923"/>
    <w:rsid w:val="00177AEB"/>
    <w:rsid w:val="00177BE9"/>
    <w:rsid w:val="00177E23"/>
    <w:rsid w:val="00180AB9"/>
    <w:rsid w:val="001815AB"/>
    <w:rsid w:val="00192272"/>
    <w:rsid w:val="001952BF"/>
    <w:rsid w:val="0019601B"/>
    <w:rsid w:val="001A58B5"/>
    <w:rsid w:val="001B1235"/>
    <w:rsid w:val="001B147D"/>
    <w:rsid w:val="001B16F8"/>
    <w:rsid w:val="001B72EC"/>
    <w:rsid w:val="001B7CBF"/>
    <w:rsid w:val="001B7D0C"/>
    <w:rsid w:val="001C2E0D"/>
    <w:rsid w:val="001D1A9B"/>
    <w:rsid w:val="001D5D4C"/>
    <w:rsid w:val="001D7594"/>
    <w:rsid w:val="001E4782"/>
    <w:rsid w:val="001E4CCD"/>
    <w:rsid w:val="001E7F44"/>
    <w:rsid w:val="001F260E"/>
    <w:rsid w:val="001F3B83"/>
    <w:rsid w:val="001F4D42"/>
    <w:rsid w:val="00201066"/>
    <w:rsid w:val="002031FC"/>
    <w:rsid w:val="00205121"/>
    <w:rsid w:val="00206BC7"/>
    <w:rsid w:val="002110AC"/>
    <w:rsid w:val="00213CC0"/>
    <w:rsid w:val="002149E9"/>
    <w:rsid w:val="00216858"/>
    <w:rsid w:val="00224A14"/>
    <w:rsid w:val="00225D34"/>
    <w:rsid w:val="002327FF"/>
    <w:rsid w:val="00236313"/>
    <w:rsid w:val="00242387"/>
    <w:rsid w:val="0024264F"/>
    <w:rsid w:val="00251B03"/>
    <w:rsid w:val="002527E8"/>
    <w:rsid w:val="0025513B"/>
    <w:rsid w:val="0026280C"/>
    <w:rsid w:val="002629E8"/>
    <w:rsid w:val="00265DFA"/>
    <w:rsid w:val="0026694E"/>
    <w:rsid w:val="00267392"/>
    <w:rsid w:val="00267B40"/>
    <w:rsid w:val="00271C7C"/>
    <w:rsid w:val="00280D1A"/>
    <w:rsid w:val="002813B1"/>
    <w:rsid w:val="0028286C"/>
    <w:rsid w:val="00286763"/>
    <w:rsid w:val="00286A92"/>
    <w:rsid w:val="00287E40"/>
    <w:rsid w:val="002904FD"/>
    <w:rsid w:val="002927BD"/>
    <w:rsid w:val="0029320A"/>
    <w:rsid w:val="00296338"/>
    <w:rsid w:val="002A3DC3"/>
    <w:rsid w:val="002B2415"/>
    <w:rsid w:val="002B2AEB"/>
    <w:rsid w:val="002B36F8"/>
    <w:rsid w:val="002C1882"/>
    <w:rsid w:val="002C20DC"/>
    <w:rsid w:val="002C4163"/>
    <w:rsid w:val="002C6B3A"/>
    <w:rsid w:val="002D4EE0"/>
    <w:rsid w:val="002D56B7"/>
    <w:rsid w:val="002E03E7"/>
    <w:rsid w:val="002E0B06"/>
    <w:rsid w:val="002E4FCA"/>
    <w:rsid w:val="002E55C4"/>
    <w:rsid w:val="002F7A6F"/>
    <w:rsid w:val="002F7FF4"/>
    <w:rsid w:val="00303BC9"/>
    <w:rsid w:val="00303F1A"/>
    <w:rsid w:val="003111C2"/>
    <w:rsid w:val="003155D9"/>
    <w:rsid w:val="003157BE"/>
    <w:rsid w:val="00315B0F"/>
    <w:rsid w:val="003205A6"/>
    <w:rsid w:val="00320EF2"/>
    <w:rsid w:val="00321AA1"/>
    <w:rsid w:val="00327112"/>
    <w:rsid w:val="003327C3"/>
    <w:rsid w:val="00332A1D"/>
    <w:rsid w:val="00332D62"/>
    <w:rsid w:val="0033669B"/>
    <w:rsid w:val="0033704E"/>
    <w:rsid w:val="0034152B"/>
    <w:rsid w:val="00343079"/>
    <w:rsid w:val="00346775"/>
    <w:rsid w:val="00347554"/>
    <w:rsid w:val="003516F3"/>
    <w:rsid w:val="0035336A"/>
    <w:rsid w:val="00354A4A"/>
    <w:rsid w:val="00357791"/>
    <w:rsid w:val="00357EE2"/>
    <w:rsid w:val="00360961"/>
    <w:rsid w:val="00360A2D"/>
    <w:rsid w:val="00364514"/>
    <w:rsid w:val="003651FE"/>
    <w:rsid w:val="0037046A"/>
    <w:rsid w:val="00381188"/>
    <w:rsid w:val="00381B4D"/>
    <w:rsid w:val="00381D21"/>
    <w:rsid w:val="00383431"/>
    <w:rsid w:val="0038485E"/>
    <w:rsid w:val="00384EAD"/>
    <w:rsid w:val="003924E7"/>
    <w:rsid w:val="003939D5"/>
    <w:rsid w:val="0039623D"/>
    <w:rsid w:val="003A0B17"/>
    <w:rsid w:val="003A48DA"/>
    <w:rsid w:val="003A6985"/>
    <w:rsid w:val="003B2DE1"/>
    <w:rsid w:val="003B3277"/>
    <w:rsid w:val="003B63B4"/>
    <w:rsid w:val="003B7C4D"/>
    <w:rsid w:val="003C500C"/>
    <w:rsid w:val="003C7516"/>
    <w:rsid w:val="003D24E9"/>
    <w:rsid w:val="003D2DA2"/>
    <w:rsid w:val="003D358D"/>
    <w:rsid w:val="003E30AC"/>
    <w:rsid w:val="003E4542"/>
    <w:rsid w:val="003E6FB0"/>
    <w:rsid w:val="003F0562"/>
    <w:rsid w:val="003F119C"/>
    <w:rsid w:val="003F1E27"/>
    <w:rsid w:val="003F3A4A"/>
    <w:rsid w:val="003F52AF"/>
    <w:rsid w:val="003F7669"/>
    <w:rsid w:val="00402054"/>
    <w:rsid w:val="004024BB"/>
    <w:rsid w:val="00402645"/>
    <w:rsid w:val="0040571B"/>
    <w:rsid w:val="004061E0"/>
    <w:rsid w:val="004173D9"/>
    <w:rsid w:val="00420B32"/>
    <w:rsid w:val="00424187"/>
    <w:rsid w:val="00427B88"/>
    <w:rsid w:val="00430305"/>
    <w:rsid w:val="004312FE"/>
    <w:rsid w:val="00431D6D"/>
    <w:rsid w:val="00433A30"/>
    <w:rsid w:val="0043499B"/>
    <w:rsid w:val="00434D7C"/>
    <w:rsid w:val="004377BF"/>
    <w:rsid w:val="004415B9"/>
    <w:rsid w:val="00442F30"/>
    <w:rsid w:val="00444AD8"/>
    <w:rsid w:val="00452690"/>
    <w:rsid w:val="004549B6"/>
    <w:rsid w:val="00455489"/>
    <w:rsid w:val="00457EA0"/>
    <w:rsid w:val="0046135D"/>
    <w:rsid w:val="00465707"/>
    <w:rsid w:val="00465A23"/>
    <w:rsid w:val="00466C4D"/>
    <w:rsid w:val="004725B2"/>
    <w:rsid w:val="00474D3E"/>
    <w:rsid w:val="00476740"/>
    <w:rsid w:val="00477251"/>
    <w:rsid w:val="004826A1"/>
    <w:rsid w:val="004940A1"/>
    <w:rsid w:val="004962B5"/>
    <w:rsid w:val="00496B0A"/>
    <w:rsid w:val="00496ECA"/>
    <w:rsid w:val="004B15E2"/>
    <w:rsid w:val="004B5056"/>
    <w:rsid w:val="004C06E6"/>
    <w:rsid w:val="004C196B"/>
    <w:rsid w:val="004C220B"/>
    <w:rsid w:val="004D1A3B"/>
    <w:rsid w:val="004D2BCA"/>
    <w:rsid w:val="004E1CAE"/>
    <w:rsid w:val="004E32F4"/>
    <w:rsid w:val="004E43E3"/>
    <w:rsid w:val="004E7F35"/>
    <w:rsid w:val="004F078D"/>
    <w:rsid w:val="004F33C0"/>
    <w:rsid w:val="004F38EE"/>
    <w:rsid w:val="004F521D"/>
    <w:rsid w:val="00501809"/>
    <w:rsid w:val="005023AF"/>
    <w:rsid w:val="00503516"/>
    <w:rsid w:val="00504586"/>
    <w:rsid w:val="00505533"/>
    <w:rsid w:val="00507AAE"/>
    <w:rsid w:val="00511781"/>
    <w:rsid w:val="005232DA"/>
    <w:rsid w:val="005235E6"/>
    <w:rsid w:val="00524A15"/>
    <w:rsid w:val="00526651"/>
    <w:rsid w:val="00530604"/>
    <w:rsid w:val="00531E48"/>
    <w:rsid w:val="00532987"/>
    <w:rsid w:val="00533B2A"/>
    <w:rsid w:val="005342C4"/>
    <w:rsid w:val="00535964"/>
    <w:rsid w:val="00541716"/>
    <w:rsid w:val="0054645B"/>
    <w:rsid w:val="005464C2"/>
    <w:rsid w:val="005479E7"/>
    <w:rsid w:val="0055066A"/>
    <w:rsid w:val="005534A6"/>
    <w:rsid w:val="005573AB"/>
    <w:rsid w:val="005579EB"/>
    <w:rsid w:val="0056087E"/>
    <w:rsid w:val="0056182B"/>
    <w:rsid w:val="00562D18"/>
    <w:rsid w:val="00563EF4"/>
    <w:rsid w:val="00565E8A"/>
    <w:rsid w:val="00571A39"/>
    <w:rsid w:val="00572E83"/>
    <w:rsid w:val="0057533B"/>
    <w:rsid w:val="005774D0"/>
    <w:rsid w:val="00577F70"/>
    <w:rsid w:val="00580233"/>
    <w:rsid w:val="005813E4"/>
    <w:rsid w:val="00583923"/>
    <w:rsid w:val="00583F32"/>
    <w:rsid w:val="00584499"/>
    <w:rsid w:val="005847CA"/>
    <w:rsid w:val="00586027"/>
    <w:rsid w:val="00591D47"/>
    <w:rsid w:val="005923CD"/>
    <w:rsid w:val="00592C1E"/>
    <w:rsid w:val="00594133"/>
    <w:rsid w:val="00594AE6"/>
    <w:rsid w:val="00595735"/>
    <w:rsid w:val="005A1619"/>
    <w:rsid w:val="005A5EAB"/>
    <w:rsid w:val="005B3A75"/>
    <w:rsid w:val="005B48AA"/>
    <w:rsid w:val="005B7237"/>
    <w:rsid w:val="005C0AD9"/>
    <w:rsid w:val="005C2B26"/>
    <w:rsid w:val="005C39FB"/>
    <w:rsid w:val="005C4742"/>
    <w:rsid w:val="005C5F17"/>
    <w:rsid w:val="005C7668"/>
    <w:rsid w:val="005C77E0"/>
    <w:rsid w:val="005D297F"/>
    <w:rsid w:val="005D2EDD"/>
    <w:rsid w:val="005D3B73"/>
    <w:rsid w:val="005D6F74"/>
    <w:rsid w:val="005E3242"/>
    <w:rsid w:val="005E4139"/>
    <w:rsid w:val="005E5396"/>
    <w:rsid w:val="005E6533"/>
    <w:rsid w:val="005F15B0"/>
    <w:rsid w:val="005F2227"/>
    <w:rsid w:val="005F427F"/>
    <w:rsid w:val="005F478E"/>
    <w:rsid w:val="005F6189"/>
    <w:rsid w:val="006004CB"/>
    <w:rsid w:val="00602645"/>
    <w:rsid w:val="00602DAE"/>
    <w:rsid w:val="006122D0"/>
    <w:rsid w:val="00615C57"/>
    <w:rsid w:val="00616B2E"/>
    <w:rsid w:val="00625A56"/>
    <w:rsid w:val="0062738F"/>
    <w:rsid w:val="00627B66"/>
    <w:rsid w:val="00627FEE"/>
    <w:rsid w:val="006311AE"/>
    <w:rsid w:val="006338B7"/>
    <w:rsid w:val="00640789"/>
    <w:rsid w:val="0064089A"/>
    <w:rsid w:val="006428E9"/>
    <w:rsid w:val="00642C0F"/>
    <w:rsid w:val="00643096"/>
    <w:rsid w:val="00643D59"/>
    <w:rsid w:val="00645492"/>
    <w:rsid w:val="00654D6A"/>
    <w:rsid w:val="0066216A"/>
    <w:rsid w:val="0067064E"/>
    <w:rsid w:val="006723B7"/>
    <w:rsid w:val="00672B52"/>
    <w:rsid w:val="00672FC3"/>
    <w:rsid w:val="006738F8"/>
    <w:rsid w:val="006769CF"/>
    <w:rsid w:val="006812D9"/>
    <w:rsid w:val="00682C6C"/>
    <w:rsid w:val="0068351B"/>
    <w:rsid w:val="006874C1"/>
    <w:rsid w:val="006924AB"/>
    <w:rsid w:val="006928FB"/>
    <w:rsid w:val="00693844"/>
    <w:rsid w:val="006A67E9"/>
    <w:rsid w:val="006A71FA"/>
    <w:rsid w:val="006B7413"/>
    <w:rsid w:val="006C0082"/>
    <w:rsid w:val="006C5E36"/>
    <w:rsid w:val="006C6DE3"/>
    <w:rsid w:val="006C7A91"/>
    <w:rsid w:val="006D06A0"/>
    <w:rsid w:val="006D0C8F"/>
    <w:rsid w:val="006D5C18"/>
    <w:rsid w:val="006D7038"/>
    <w:rsid w:val="006E3303"/>
    <w:rsid w:val="006E3A2B"/>
    <w:rsid w:val="006E54BA"/>
    <w:rsid w:val="006F3126"/>
    <w:rsid w:val="006F57F2"/>
    <w:rsid w:val="006F6813"/>
    <w:rsid w:val="006F7B6B"/>
    <w:rsid w:val="00701FF4"/>
    <w:rsid w:val="007026FB"/>
    <w:rsid w:val="00703D2A"/>
    <w:rsid w:val="007079B9"/>
    <w:rsid w:val="0071111D"/>
    <w:rsid w:val="007111C4"/>
    <w:rsid w:val="007160AE"/>
    <w:rsid w:val="00716671"/>
    <w:rsid w:val="00717896"/>
    <w:rsid w:val="00720508"/>
    <w:rsid w:val="00731C67"/>
    <w:rsid w:val="00736087"/>
    <w:rsid w:val="0073751A"/>
    <w:rsid w:val="0074610E"/>
    <w:rsid w:val="0074654E"/>
    <w:rsid w:val="0075097E"/>
    <w:rsid w:val="0075391E"/>
    <w:rsid w:val="00756367"/>
    <w:rsid w:val="00760838"/>
    <w:rsid w:val="00760A91"/>
    <w:rsid w:val="00762197"/>
    <w:rsid w:val="00762F12"/>
    <w:rsid w:val="0076557A"/>
    <w:rsid w:val="007665C5"/>
    <w:rsid w:val="00773754"/>
    <w:rsid w:val="00780D59"/>
    <w:rsid w:val="00785712"/>
    <w:rsid w:val="007909C2"/>
    <w:rsid w:val="007934C4"/>
    <w:rsid w:val="00794AEB"/>
    <w:rsid w:val="007A1C75"/>
    <w:rsid w:val="007A64F1"/>
    <w:rsid w:val="007B02D5"/>
    <w:rsid w:val="007B3281"/>
    <w:rsid w:val="007B3670"/>
    <w:rsid w:val="007B5B18"/>
    <w:rsid w:val="007C0430"/>
    <w:rsid w:val="007C08EB"/>
    <w:rsid w:val="007C499C"/>
    <w:rsid w:val="007C6BE3"/>
    <w:rsid w:val="007D55CC"/>
    <w:rsid w:val="007D7902"/>
    <w:rsid w:val="007E0143"/>
    <w:rsid w:val="007E1019"/>
    <w:rsid w:val="007E7FE6"/>
    <w:rsid w:val="007F0D06"/>
    <w:rsid w:val="007F27F8"/>
    <w:rsid w:val="007F540C"/>
    <w:rsid w:val="007F62EC"/>
    <w:rsid w:val="00804832"/>
    <w:rsid w:val="00806283"/>
    <w:rsid w:val="00806DB8"/>
    <w:rsid w:val="00810298"/>
    <w:rsid w:val="008110EC"/>
    <w:rsid w:val="00813BF4"/>
    <w:rsid w:val="00816ED5"/>
    <w:rsid w:val="00820963"/>
    <w:rsid w:val="008217C2"/>
    <w:rsid w:val="00823B21"/>
    <w:rsid w:val="0083091F"/>
    <w:rsid w:val="0083300E"/>
    <w:rsid w:val="00834C6D"/>
    <w:rsid w:val="008429F1"/>
    <w:rsid w:val="00845FB2"/>
    <w:rsid w:val="00846ED7"/>
    <w:rsid w:val="00850335"/>
    <w:rsid w:val="00855A27"/>
    <w:rsid w:val="00855F0B"/>
    <w:rsid w:val="00861C1A"/>
    <w:rsid w:val="0087225D"/>
    <w:rsid w:val="008745A8"/>
    <w:rsid w:val="008755D5"/>
    <w:rsid w:val="00880DFE"/>
    <w:rsid w:val="008861E5"/>
    <w:rsid w:val="0088672C"/>
    <w:rsid w:val="00893435"/>
    <w:rsid w:val="008945DA"/>
    <w:rsid w:val="008969FC"/>
    <w:rsid w:val="008A1BED"/>
    <w:rsid w:val="008B0BE5"/>
    <w:rsid w:val="008B352C"/>
    <w:rsid w:val="008C2744"/>
    <w:rsid w:val="008C70A0"/>
    <w:rsid w:val="008C7EFD"/>
    <w:rsid w:val="008D1A93"/>
    <w:rsid w:val="008D1B20"/>
    <w:rsid w:val="008D27C0"/>
    <w:rsid w:val="008D34A2"/>
    <w:rsid w:val="008D79F0"/>
    <w:rsid w:val="008E233A"/>
    <w:rsid w:val="008E3BD7"/>
    <w:rsid w:val="008E62BF"/>
    <w:rsid w:val="008E7C86"/>
    <w:rsid w:val="008F291C"/>
    <w:rsid w:val="008F4449"/>
    <w:rsid w:val="00901A2B"/>
    <w:rsid w:val="00906FFE"/>
    <w:rsid w:val="00907325"/>
    <w:rsid w:val="00907F78"/>
    <w:rsid w:val="009115F1"/>
    <w:rsid w:val="00911E2D"/>
    <w:rsid w:val="00917AA1"/>
    <w:rsid w:val="00921435"/>
    <w:rsid w:val="0092201A"/>
    <w:rsid w:val="0092353E"/>
    <w:rsid w:val="0092366F"/>
    <w:rsid w:val="00927C34"/>
    <w:rsid w:val="00933FB7"/>
    <w:rsid w:val="0093631F"/>
    <w:rsid w:val="00937BAA"/>
    <w:rsid w:val="0094274A"/>
    <w:rsid w:val="00944D2C"/>
    <w:rsid w:val="00946C9C"/>
    <w:rsid w:val="00946FB9"/>
    <w:rsid w:val="0094727A"/>
    <w:rsid w:val="00947FD2"/>
    <w:rsid w:val="0095077C"/>
    <w:rsid w:val="00951AD9"/>
    <w:rsid w:val="0095315A"/>
    <w:rsid w:val="0095486A"/>
    <w:rsid w:val="00955714"/>
    <w:rsid w:val="00956F5C"/>
    <w:rsid w:val="0096379B"/>
    <w:rsid w:val="00973E8E"/>
    <w:rsid w:val="00974C10"/>
    <w:rsid w:val="009840C2"/>
    <w:rsid w:val="009903AF"/>
    <w:rsid w:val="0099176A"/>
    <w:rsid w:val="00993AA9"/>
    <w:rsid w:val="00995CA4"/>
    <w:rsid w:val="009A02EE"/>
    <w:rsid w:val="009A3747"/>
    <w:rsid w:val="009A561E"/>
    <w:rsid w:val="009A5B0F"/>
    <w:rsid w:val="009A6CB5"/>
    <w:rsid w:val="009B475C"/>
    <w:rsid w:val="009B7280"/>
    <w:rsid w:val="009C5ECA"/>
    <w:rsid w:val="009C7323"/>
    <w:rsid w:val="009C7F91"/>
    <w:rsid w:val="009D5138"/>
    <w:rsid w:val="009D74E9"/>
    <w:rsid w:val="009E2B6F"/>
    <w:rsid w:val="009E4FA7"/>
    <w:rsid w:val="009F0B52"/>
    <w:rsid w:val="009F111B"/>
    <w:rsid w:val="009F4AC8"/>
    <w:rsid w:val="00A00195"/>
    <w:rsid w:val="00A01B63"/>
    <w:rsid w:val="00A03FA1"/>
    <w:rsid w:val="00A12EF8"/>
    <w:rsid w:val="00A14E35"/>
    <w:rsid w:val="00A16DB8"/>
    <w:rsid w:val="00A201F0"/>
    <w:rsid w:val="00A24828"/>
    <w:rsid w:val="00A24C21"/>
    <w:rsid w:val="00A3107A"/>
    <w:rsid w:val="00A3326D"/>
    <w:rsid w:val="00A33300"/>
    <w:rsid w:val="00A34C6C"/>
    <w:rsid w:val="00A3504D"/>
    <w:rsid w:val="00A42352"/>
    <w:rsid w:val="00A42EAE"/>
    <w:rsid w:val="00A43918"/>
    <w:rsid w:val="00A439C9"/>
    <w:rsid w:val="00A542E9"/>
    <w:rsid w:val="00A55B43"/>
    <w:rsid w:val="00A64A44"/>
    <w:rsid w:val="00A65768"/>
    <w:rsid w:val="00A70E94"/>
    <w:rsid w:val="00A72DF1"/>
    <w:rsid w:val="00A773A1"/>
    <w:rsid w:val="00A83205"/>
    <w:rsid w:val="00A8394E"/>
    <w:rsid w:val="00A84034"/>
    <w:rsid w:val="00A960E8"/>
    <w:rsid w:val="00AA2A21"/>
    <w:rsid w:val="00AA6BF6"/>
    <w:rsid w:val="00AA7B41"/>
    <w:rsid w:val="00AB16B8"/>
    <w:rsid w:val="00AB1A59"/>
    <w:rsid w:val="00AB3118"/>
    <w:rsid w:val="00AB52A0"/>
    <w:rsid w:val="00AB5339"/>
    <w:rsid w:val="00AB62D8"/>
    <w:rsid w:val="00AB6741"/>
    <w:rsid w:val="00AB74B3"/>
    <w:rsid w:val="00AB793D"/>
    <w:rsid w:val="00AC1905"/>
    <w:rsid w:val="00AC428E"/>
    <w:rsid w:val="00AC527B"/>
    <w:rsid w:val="00AC7CD1"/>
    <w:rsid w:val="00AD0B61"/>
    <w:rsid w:val="00AD1040"/>
    <w:rsid w:val="00AD4EA8"/>
    <w:rsid w:val="00AD7943"/>
    <w:rsid w:val="00AE3ED6"/>
    <w:rsid w:val="00AE4E9C"/>
    <w:rsid w:val="00AE5620"/>
    <w:rsid w:val="00AE77BC"/>
    <w:rsid w:val="00AF0277"/>
    <w:rsid w:val="00AF12FD"/>
    <w:rsid w:val="00AF31C1"/>
    <w:rsid w:val="00AF6F05"/>
    <w:rsid w:val="00B03BC7"/>
    <w:rsid w:val="00B042B0"/>
    <w:rsid w:val="00B06C34"/>
    <w:rsid w:val="00B07703"/>
    <w:rsid w:val="00B25800"/>
    <w:rsid w:val="00B260B4"/>
    <w:rsid w:val="00B26BB2"/>
    <w:rsid w:val="00B4071E"/>
    <w:rsid w:val="00B40F72"/>
    <w:rsid w:val="00B41BDE"/>
    <w:rsid w:val="00B43DA0"/>
    <w:rsid w:val="00B509CB"/>
    <w:rsid w:val="00B51C5B"/>
    <w:rsid w:val="00B5375A"/>
    <w:rsid w:val="00B53CFD"/>
    <w:rsid w:val="00B56D2A"/>
    <w:rsid w:val="00B63717"/>
    <w:rsid w:val="00B64627"/>
    <w:rsid w:val="00B65255"/>
    <w:rsid w:val="00B66B53"/>
    <w:rsid w:val="00B674F9"/>
    <w:rsid w:val="00B8273B"/>
    <w:rsid w:val="00B86EE1"/>
    <w:rsid w:val="00B86F61"/>
    <w:rsid w:val="00B90E27"/>
    <w:rsid w:val="00B90EE9"/>
    <w:rsid w:val="00B97BBA"/>
    <w:rsid w:val="00BA0FB9"/>
    <w:rsid w:val="00BA1039"/>
    <w:rsid w:val="00BA1956"/>
    <w:rsid w:val="00BA3FCB"/>
    <w:rsid w:val="00BA4EEC"/>
    <w:rsid w:val="00BA6189"/>
    <w:rsid w:val="00BB0722"/>
    <w:rsid w:val="00BB5182"/>
    <w:rsid w:val="00BB6455"/>
    <w:rsid w:val="00BB6A00"/>
    <w:rsid w:val="00BB79F7"/>
    <w:rsid w:val="00BC009E"/>
    <w:rsid w:val="00BC1C5E"/>
    <w:rsid w:val="00BC4099"/>
    <w:rsid w:val="00BC4867"/>
    <w:rsid w:val="00BC5EAD"/>
    <w:rsid w:val="00BC7A71"/>
    <w:rsid w:val="00BD7EB4"/>
    <w:rsid w:val="00BE4EDD"/>
    <w:rsid w:val="00BE53B1"/>
    <w:rsid w:val="00BE6993"/>
    <w:rsid w:val="00BF05B5"/>
    <w:rsid w:val="00BF15A5"/>
    <w:rsid w:val="00BF1A93"/>
    <w:rsid w:val="00BF394F"/>
    <w:rsid w:val="00BF4A82"/>
    <w:rsid w:val="00C0084A"/>
    <w:rsid w:val="00C00D13"/>
    <w:rsid w:val="00C021D7"/>
    <w:rsid w:val="00C037C5"/>
    <w:rsid w:val="00C05FDA"/>
    <w:rsid w:val="00C104A9"/>
    <w:rsid w:val="00C11265"/>
    <w:rsid w:val="00C13207"/>
    <w:rsid w:val="00C136AF"/>
    <w:rsid w:val="00C15C17"/>
    <w:rsid w:val="00C16E8E"/>
    <w:rsid w:val="00C2238E"/>
    <w:rsid w:val="00C2428E"/>
    <w:rsid w:val="00C244C7"/>
    <w:rsid w:val="00C25B38"/>
    <w:rsid w:val="00C30887"/>
    <w:rsid w:val="00C37D99"/>
    <w:rsid w:val="00C405C6"/>
    <w:rsid w:val="00C42F14"/>
    <w:rsid w:val="00C54A6C"/>
    <w:rsid w:val="00C5581E"/>
    <w:rsid w:val="00C61539"/>
    <w:rsid w:val="00C649AB"/>
    <w:rsid w:val="00C64A98"/>
    <w:rsid w:val="00C66C49"/>
    <w:rsid w:val="00C6706B"/>
    <w:rsid w:val="00C7037D"/>
    <w:rsid w:val="00C70813"/>
    <w:rsid w:val="00C7302D"/>
    <w:rsid w:val="00C73BBA"/>
    <w:rsid w:val="00C7424E"/>
    <w:rsid w:val="00C7776D"/>
    <w:rsid w:val="00C77C30"/>
    <w:rsid w:val="00C77CF9"/>
    <w:rsid w:val="00C80171"/>
    <w:rsid w:val="00C813F6"/>
    <w:rsid w:val="00C8234A"/>
    <w:rsid w:val="00C86FBA"/>
    <w:rsid w:val="00CA103A"/>
    <w:rsid w:val="00CA28A6"/>
    <w:rsid w:val="00CA5CB8"/>
    <w:rsid w:val="00CA6CC4"/>
    <w:rsid w:val="00CB2855"/>
    <w:rsid w:val="00CB4CFC"/>
    <w:rsid w:val="00CB5864"/>
    <w:rsid w:val="00CB5A7A"/>
    <w:rsid w:val="00CB5C56"/>
    <w:rsid w:val="00CC0A79"/>
    <w:rsid w:val="00CC2FE7"/>
    <w:rsid w:val="00CC3F1C"/>
    <w:rsid w:val="00CC6E8E"/>
    <w:rsid w:val="00CD1FE1"/>
    <w:rsid w:val="00CD3A3C"/>
    <w:rsid w:val="00CD3D34"/>
    <w:rsid w:val="00CD5B79"/>
    <w:rsid w:val="00CD781D"/>
    <w:rsid w:val="00CD7CAA"/>
    <w:rsid w:val="00CE3A68"/>
    <w:rsid w:val="00CE72C3"/>
    <w:rsid w:val="00CF13A9"/>
    <w:rsid w:val="00CF210F"/>
    <w:rsid w:val="00CF41FB"/>
    <w:rsid w:val="00D00ED6"/>
    <w:rsid w:val="00D0786B"/>
    <w:rsid w:val="00D10094"/>
    <w:rsid w:val="00D1593D"/>
    <w:rsid w:val="00D1599E"/>
    <w:rsid w:val="00D167A0"/>
    <w:rsid w:val="00D24276"/>
    <w:rsid w:val="00D24951"/>
    <w:rsid w:val="00D25EF2"/>
    <w:rsid w:val="00D26281"/>
    <w:rsid w:val="00D323BD"/>
    <w:rsid w:val="00D35B80"/>
    <w:rsid w:val="00D40309"/>
    <w:rsid w:val="00D4477C"/>
    <w:rsid w:val="00D45C8D"/>
    <w:rsid w:val="00D50342"/>
    <w:rsid w:val="00D5208F"/>
    <w:rsid w:val="00D530B9"/>
    <w:rsid w:val="00D53200"/>
    <w:rsid w:val="00D53D16"/>
    <w:rsid w:val="00D55DD4"/>
    <w:rsid w:val="00D612C9"/>
    <w:rsid w:val="00D65F79"/>
    <w:rsid w:val="00D66896"/>
    <w:rsid w:val="00D6733D"/>
    <w:rsid w:val="00D728C0"/>
    <w:rsid w:val="00D74A52"/>
    <w:rsid w:val="00D81056"/>
    <w:rsid w:val="00D82B96"/>
    <w:rsid w:val="00D83CB4"/>
    <w:rsid w:val="00D849AC"/>
    <w:rsid w:val="00D84DEC"/>
    <w:rsid w:val="00D86D44"/>
    <w:rsid w:val="00D9415D"/>
    <w:rsid w:val="00D94B2B"/>
    <w:rsid w:val="00D95542"/>
    <w:rsid w:val="00D9746F"/>
    <w:rsid w:val="00DA014C"/>
    <w:rsid w:val="00DA14AD"/>
    <w:rsid w:val="00DA4D97"/>
    <w:rsid w:val="00DA6A74"/>
    <w:rsid w:val="00DB4CF3"/>
    <w:rsid w:val="00DB7574"/>
    <w:rsid w:val="00DB7C44"/>
    <w:rsid w:val="00DC0000"/>
    <w:rsid w:val="00DC4A62"/>
    <w:rsid w:val="00DC4D6B"/>
    <w:rsid w:val="00DC62C4"/>
    <w:rsid w:val="00DC6C1E"/>
    <w:rsid w:val="00DD03E1"/>
    <w:rsid w:val="00DD45B6"/>
    <w:rsid w:val="00DD46CF"/>
    <w:rsid w:val="00DE350C"/>
    <w:rsid w:val="00DE6D37"/>
    <w:rsid w:val="00DE6F2C"/>
    <w:rsid w:val="00DF181A"/>
    <w:rsid w:val="00DF341A"/>
    <w:rsid w:val="00DF5663"/>
    <w:rsid w:val="00DF6F7D"/>
    <w:rsid w:val="00DF7AEF"/>
    <w:rsid w:val="00E02F7D"/>
    <w:rsid w:val="00E03519"/>
    <w:rsid w:val="00E05583"/>
    <w:rsid w:val="00E062C9"/>
    <w:rsid w:val="00E07EA1"/>
    <w:rsid w:val="00E13B1C"/>
    <w:rsid w:val="00E14597"/>
    <w:rsid w:val="00E1561D"/>
    <w:rsid w:val="00E15F10"/>
    <w:rsid w:val="00E1766F"/>
    <w:rsid w:val="00E17F8B"/>
    <w:rsid w:val="00E21DAD"/>
    <w:rsid w:val="00E2263A"/>
    <w:rsid w:val="00E22B2A"/>
    <w:rsid w:val="00E24683"/>
    <w:rsid w:val="00E24EAB"/>
    <w:rsid w:val="00E41A51"/>
    <w:rsid w:val="00E5051C"/>
    <w:rsid w:val="00E51BB3"/>
    <w:rsid w:val="00E53C7A"/>
    <w:rsid w:val="00E5400A"/>
    <w:rsid w:val="00E6243A"/>
    <w:rsid w:val="00E64458"/>
    <w:rsid w:val="00E67912"/>
    <w:rsid w:val="00E72303"/>
    <w:rsid w:val="00E72C23"/>
    <w:rsid w:val="00E75DF3"/>
    <w:rsid w:val="00E808D5"/>
    <w:rsid w:val="00E80B2C"/>
    <w:rsid w:val="00E82D1A"/>
    <w:rsid w:val="00E8333A"/>
    <w:rsid w:val="00E857F0"/>
    <w:rsid w:val="00E90725"/>
    <w:rsid w:val="00E91E3C"/>
    <w:rsid w:val="00E96882"/>
    <w:rsid w:val="00EA011A"/>
    <w:rsid w:val="00EA0EEB"/>
    <w:rsid w:val="00EA292B"/>
    <w:rsid w:val="00EA3ED3"/>
    <w:rsid w:val="00EA48C4"/>
    <w:rsid w:val="00EA62E0"/>
    <w:rsid w:val="00EB0A06"/>
    <w:rsid w:val="00EB0E98"/>
    <w:rsid w:val="00EB2A20"/>
    <w:rsid w:val="00EB4C71"/>
    <w:rsid w:val="00EB4D9F"/>
    <w:rsid w:val="00EC17ED"/>
    <w:rsid w:val="00EC1C9C"/>
    <w:rsid w:val="00EC2187"/>
    <w:rsid w:val="00EC5561"/>
    <w:rsid w:val="00EC6629"/>
    <w:rsid w:val="00ED2829"/>
    <w:rsid w:val="00ED2D61"/>
    <w:rsid w:val="00ED3DC4"/>
    <w:rsid w:val="00ED3FA7"/>
    <w:rsid w:val="00ED42CC"/>
    <w:rsid w:val="00EE35BD"/>
    <w:rsid w:val="00EE40D8"/>
    <w:rsid w:val="00EE6B74"/>
    <w:rsid w:val="00EF0A3B"/>
    <w:rsid w:val="00EF30C1"/>
    <w:rsid w:val="00EF7094"/>
    <w:rsid w:val="00F05EBC"/>
    <w:rsid w:val="00F1009B"/>
    <w:rsid w:val="00F13D0D"/>
    <w:rsid w:val="00F21AB6"/>
    <w:rsid w:val="00F24F1C"/>
    <w:rsid w:val="00F254B8"/>
    <w:rsid w:val="00F27566"/>
    <w:rsid w:val="00F27968"/>
    <w:rsid w:val="00F30E61"/>
    <w:rsid w:val="00F3182A"/>
    <w:rsid w:val="00F40C25"/>
    <w:rsid w:val="00F476DE"/>
    <w:rsid w:val="00F47BF8"/>
    <w:rsid w:val="00F504C6"/>
    <w:rsid w:val="00F52242"/>
    <w:rsid w:val="00F52CA6"/>
    <w:rsid w:val="00F54C38"/>
    <w:rsid w:val="00F564E9"/>
    <w:rsid w:val="00F57781"/>
    <w:rsid w:val="00F61582"/>
    <w:rsid w:val="00F63D0B"/>
    <w:rsid w:val="00F70D4A"/>
    <w:rsid w:val="00F75F1E"/>
    <w:rsid w:val="00F766E0"/>
    <w:rsid w:val="00F806ED"/>
    <w:rsid w:val="00F81486"/>
    <w:rsid w:val="00F87848"/>
    <w:rsid w:val="00F9092A"/>
    <w:rsid w:val="00F92FAD"/>
    <w:rsid w:val="00F949F1"/>
    <w:rsid w:val="00F97479"/>
    <w:rsid w:val="00FA1B45"/>
    <w:rsid w:val="00FA4463"/>
    <w:rsid w:val="00FA5C6E"/>
    <w:rsid w:val="00FA61B9"/>
    <w:rsid w:val="00FB035F"/>
    <w:rsid w:val="00FB1808"/>
    <w:rsid w:val="00FB5394"/>
    <w:rsid w:val="00FC0C91"/>
    <w:rsid w:val="00FC3A91"/>
    <w:rsid w:val="00FC3AAE"/>
    <w:rsid w:val="00FC4A13"/>
    <w:rsid w:val="00FC4FCA"/>
    <w:rsid w:val="00FC5263"/>
    <w:rsid w:val="00FC60C4"/>
    <w:rsid w:val="00FD1C4F"/>
    <w:rsid w:val="00FD5098"/>
    <w:rsid w:val="00FD51BF"/>
    <w:rsid w:val="00FD54D6"/>
    <w:rsid w:val="00FD6DF0"/>
    <w:rsid w:val="00FD7BD9"/>
    <w:rsid w:val="00FD7C4F"/>
    <w:rsid w:val="00FD7DE9"/>
    <w:rsid w:val="00FE0991"/>
    <w:rsid w:val="00FE0B4C"/>
    <w:rsid w:val="00FE629C"/>
    <w:rsid w:val="00FF0143"/>
    <w:rsid w:val="00FF487A"/>
    <w:rsid w:val="017DD9F6"/>
    <w:rsid w:val="01827E0A"/>
    <w:rsid w:val="01D9ACEA"/>
    <w:rsid w:val="01E336DB"/>
    <w:rsid w:val="02378048"/>
    <w:rsid w:val="0291503F"/>
    <w:rsid w:val="02E0864C"/>
    <w:rsid w:val="0305F85C"/>
    <w:rsid w:val="03075592"/>
    <w:rsid w:val="0342627A"/>
    <w:rsid w:val="03451B86"/>
    <w:rsid w:val="0373C612"/>
    <w:rsid w:val="04052CA5"/>
    <w:rsid w:val="043F7ED4"/>
    <w:rsid w:val="044543F9"/>
    <w:rsid w:val="050E73F1"/>
    <w:rsid w:val="0572CC4C"/>
    <w:rsid w:val="0590BC81"/>
    <w:rsid w:val="05A1CED3"/>
    <w:rsid w:val="05C572DF"/>
    <w:rsid w:val="05CF8D56"/>
    <w:rsid w:val="05DBBFB2"/>
    <w:rsid w:val="05E41BB1"/>
    <w:rsid w:val="05E831A3"/>
    <w:rsid w:val="06227BCB"/>
    <w:rsid w:val="0629C646"/>
    <w:rsid w:val="066FFAF6"/>
    <w:rsid w:val="06B76FE1"/>
    <w:rsid w:val="06C1FA9E"/>
    <w:rsid w:val="06F8F2FF"/>
    <w:rsid w:val="07179B92"/>
    <w:rsid w:val="0748D67E"/>
    <w:rsid w:val="075CC944"/>
    <w:rsid w:val="076748C3"/>
    <w:rsid w:val="076809F4"/>
    <w:rsid w:val="0770F878"/>
    <w:rsid w:val="079CC591"/>
    <w:rsid w:val="07B00397"/>
    <w:rsid w:val="07D1BDA5"/>
    <w:rsid w:val="08092CD0"/>
    <w:rsid w:val="080A75B1"/>
    <w:rsid w:val="081D5C04"/>
    <w:rsid w:val="081EE698"/>
    <w:rsid w:val="083608B0"/>
    <w:rsid w:val="083A80B6"/>
    <w:rsid w:val="08486CDB"/>
    <w:rsid w:val="0851431D"/>
    <w:rsid w:val="088D8B4E"/>
    <w:rsid w:val="089AA292"/>
    <w:rsid w:val="08B5F76D"/>
    <w:rsid w:val="090FEBCA"/>
    <w:rsid w:val="0977D526"/>
    <w:rsid w:val="0978C8FD"/>
    <w:rsid w:val="0983A706"/>
    <w:rsid w:val="09AD2700"/>
    <w:rsid w:val="09D1D911"/>
    <w:rsid w:val="0A2A120F"/>
    <w:rsid w:val="0A68A5AD"/>
    <w:rsid w:val="0A75430A"/>
    <w:rsid w:val="0A935802"/>
    <w:rsid w:val="0AB052DC"/>
    <w:rsid w:val="0AB85A9A"/>
    <w:rsid w:val="0ABE8E53"/>
    <w:rsid w:val="0ADA5181"/>
    <w:rsid w:val="0ADB1B47"/>
    <w:rsid w:val="0AF0D833"/>
    <w:rsid w:val="0AFD4465"/>
    <w:rsid w:val="0B095E67"/>
    <w:rsid w:val="0B0A4DD1"/>
    <w:rsid w:val="0B75EB15"/>
    <w:rsid w:val="0B835C4F"/>
    <w:rsid w:val="0BBF6999"/>
    <w:rsid w:val="0C63789A"/>
    <w:rsid w:val="0C76EBA8"/>
    <w:rsid w:val="0C8702CB"/>
    <w:rsid w:val="0CBE51E2"/>
    <w:rsid w:val="0CC34E9B"/>
    <w:rsid w:val="0CCC21D2"/>
    <w:rsid w:val="0D1B2606"/>
    <w:rsid w:val="0D5AD931"/>
    <w:rsid w:val="0D769735"/>
    <w:rsid w:val="0DB7F11D"/>
    <w:rsid w:val="0DC20770"/>
    <w:rsid w:val="0DF8A3A3"/>
    <w:rsid w:val="0E15FAB1"/>
    <w:rsid w:val="0E20E57C"/>
    <w:rsid w:val="0E51BD87"/>
    <w:rsid w:val="0E606A4F"/>
    <w:rsid w:val="0EA634A1"/>
    <w:rsid w:val="0EC610CA"/>
    <w:rsid w:val="0F201A88"/>
    <w:rsid w:val="0F26B0D9"/>
    <w:rsid w:val="0F72ADCF"/>
    <w:rsid w:val="0F947404"/>
    <w:rsid w:val="1037CE77"/>
    <w:rsid w:val="104FB487"/>
    <w:rsid w:val="105D30FE"/>
    <w:rsid w:val="10B1DBA2"/>
    <w:rsid w:val="10B56F2B"/>
    <w:rsid w:val="11347842"/>
    <w:rsid w:val="11A74DAA"/>
    <w:rsid w:val="11F3C27F"/>
    <w:rsid w:val="121D64E5"/>
    <w:rsid w:val="124CA1F2"/>
    <w:rsid w:val="128D0988"/>
    <w:rsid w:val="12A99385"/>
    <w:rsid w:val="12B7FAFE"/>
    <w:rsid w:val="12DDAACA"/>
    <w:rsid w:val="13217C43"/>
    <w:rsid w:val="138285EE"/>
    <w:rsid w:val="139D0F11"/>
    <w:rsid w:val="13BCE822"/>
    <w:rsid w:val="13E67053"/>
    <w:rsid w:val="14146003"/>
    <w:rsid w:val="142D14A1"/>
    <w:rsid w:val="147BB1D7"/>
    <w:rsid w:val="148F159A"/>
    <w:rsid w:val="14C0D37D"/>
    <w:rsid w:val="150DC786"/>
    <w:rsid w:val="152AAC15"/>
    <w:rsid w:val="158090D8"/>
    <w:rsid w:val="15ACA394"/>
    <w:rsid w:val="15C1A85E"/>
    <w:rsid w:val="15CC36F8"/>
    <w:rsid w:val="15CEA2BF"/>
    <w:rsid w:val="15FBC345"/>
    <w:rsid w:val="1606FA57"/>
    <w:rsid w:val="1664BDE4"/>
    <w:rsid w:val="167A951B"/>
    <w:rsid w:val="16B66770"/>
    <w:rsid w:val="170F4E7B"/>
    <w:rsid w:val="17632C4A"/>
    <w:rsid w:val="176D67D9"/>
    <w:rsid w:val="177DCEE2"/>
    <w:rsid w:val="17E2DDF1"/>
    <w:rsid w:val="186105FA"/>
    <w:rsid w:val="188ECB6C"/>
    <w:rsid w:val="188F0F64"/>
    <w:rsid w:val="18915380"/>
    <w:rsid w:val="18D432D4"/>
    <w:rsid w:val="18E6DF59"/>
    <w:rsid w:val="18EAB781"/>
    <w:rsid w:val="18EF0503"/>
    <w:rsid w:val="191D403B"/>
    <w:rsid w:val="191D5969"/>
    <w:rsid w:val="1980DC30"/>
    <w:rsid w:val="19AAC59D"/>
    <w:rsid w:val="19C5F1F5"/>
    <w:rsid w:val="19C663AB"/>
    <w:rsid w:val="19E817D3"/>
    <w:rsid w:val="1A17E15A"/>
    <w:rsid w:val="1AB36C28"/>
    <w:rsid w:val="1ACD6A83"/>
    <w:rsid w:val="1B20473B"/>
    <w:rsid w:val="1B40E3FB"/>
    <w:rsid w:val="1B7B6F9F"/>
    <w:rsid w:val="1C06498B"/>
    <w:rsid w:val="1C3032EA"/>
    <w:rsid w:val="1C37AB7D"/>
    <w:rsid w:val="1C639FDD"/>
    <w:rsid w:val="1C71E8FB"/>
    <w:rsid w:val="1C92421F"/>
    <w:rsid w:val="1CA8300D"/>
    <w:rsid w:val="1CE82FC1"/>
    <w:rsid w:val="1D0E6FA2"/>
    <w:rsid w:val="1D264B03"/>
    <w:rsid w:val="1D2BCEE6"/>
    <w:rsid w:val="1D441B95"/>
    <w:rsid w:val="1D5BC8DB"/>
    <w:rsid w:val="1D5E4579"/>
    <w:rsid w:val="1D965997"/>
    <w:rsid w:val="1DB711FC"/>
    <w:rsid w:val="1DD62952"/>
    <w:rsid w:val="1E42138E"/>
    <w:rsid w:val="1E6C842E"/>
    <w:rsid w:val="1E6CDB26"/>
    <w:rsid w:val="1E6E634F"/>
    <w:rsid w:val="1E8F5173"/>
    <w:rsid w:val="1EB02A60"/>
    <w:rsid w:val="1EB636BD"/>
    <w:rsid w:val="1EC4C146"/>
    <w:rsid w:val="1EC55A2F"/>
    <w:rsid w:val="1F000FDB"/>
    <w:rsid w:val="1F16E621"/>
    <w:rsid w:val="1F1CCF51"/>
    <w:rsid w:val="1F39AD13"/>
    <w:rsid w:val="1F4A3D83"/>
    <w:rsid w:val="1F5FD3D0"/>
    <w:rsid w:val="1F64DBA6"/>
    <w:rsid w:val="1F8912AC"/>
    <w:rsid w:val="1FB14C3F"/>
    <w:rsid w:val="1FBA6692"/>
    <w:rsid w:val="2029265D"/>
    <w:rsid w:val="206273BA"/>
    <w:rsid w:val="20EA6945"/>
    <w:rsid w:val="213205FB"/>
    <w:rsid w:val="21981B6A"/>
    <w:rsid w:val="21B3B483"/>
    <w:rsid w:val="21BF6B47"/>
    <w:rsid w:val="21C50436"/>
    <w:rsid w:val="21EDA0BC"/>
    <w:rsid w:val="2207E578"/>
    <w:rsid w:val="220B5153"/>
    <w:rsid w:val="222F4AFE"/>
    <w:rsid w:val="224D85BB"/>
    <w:rsid w:val="22DA1934"/>
    <w:rsid w:val="22DC5477"/>
    <w:rsid w:val="22FE7C05"/>
    <w:rsid w:val="23595B3E"/>
    <w:rsid w:val="2360031A"/>
    <w:rsid w:val="236E7806"/>
    <w:rsid w:val="239A23A6"/>
    <w:rsid w:val="2404A658"/>
    <w:rsid w:val="241C38CA"/>
    <w:rsid w:val="246EC3C4"/>
    <w:rsid w:val="24DC22B5"/>
    <w:rsid w:val="24E421EA"/>
    <w:rsid w:val="253C01A9"/>
    <w:rsid w:val="2579C5AB"/>
    <w:rsid w:val="25E1DB19"/>
    <w:rsid w:val="260DB1D1"/>
    <w:rsid w:val="26100695"/>
    <w:rsid w:val="26267627"/>
    <w:rsid w:val="2642C62F"/>
    <w:rsid w:val="265EE075"/>
    <w:rsid w:val="26643374"/>
    <w:rsid w:val="267A658B"/>
    <w:rsid w:val="2687076B"/>
    <w:rsid w:val="26D910D7"/>
    <w:rsid w:val="26E5E702"/>
    <w:rsid w:val="27CAB201"/>
    <w:rsid w:val="28006608"/>
    <w:rsid w:val="280BB9D7"/>
    <w:rsid w:val="28307A8F"/>
    <w:rsid w:val="2854F5B5"/>
    <w:rsid w:val="289D7F6F"/>
    <w:rsid w:val="28AFECD8"/>
    <w:rsid w:val="28D585C1"/>
    <w:rsid w:val="28EED3A9"/>
    <w:rsid w:val="293C353A"/>
    <w:rsid w:val="296B117C"/>
    <w:rsid w:val="2981B0A6"/>
    <w:rsid w:val="2985814E"/>
    <w:rsid w:val="2993CCB7"/>
    <w:rsid w:val="29BC3EAB"/>
    <w:rsid w:val="2A326BE2"/>
    <w:rsid w:val="2A5597D5"/>
    <w:rsid w:val="2A5B47D3"/>
    <w:rsid w:val="2A5C9369"/>
    <w:rsid w:val="2A689491"/>
    <w:rsid w:val="2A6D7261"/>
    <w:rsid w:val="2AD8589C"/>
    <w:rsid w:val="2B094C32"/>
    <w:rsid w:val="2B22D6D5"/>
    <w:rsid w:val="2BD3314F"/>
    <w:rsid w:val="2BED31D7"/>
    <w:rsid w:val="2C2E8A2A"/>
    <w:rsid w:val="2C3AFC56"/>
    <w:rsid w:val="2C75DC2E"/>
    <w:rsid w:val="2C8B07C7"/>
    <w:rsid w:val="2CA725D0"/>
    <w:rsid w:val="2CB44905"/>
    <w:rsid w:val="2CDC8D56"/>
    <w:rsid w:val="2CE090BC"/>
    <w:rsid w:val="2D3FCC73"/>
    <w:rsid w:val="2D44D327"/>
    <w:rsid w:val="2D4A6E0A"/>
    <w:rsid w:val="2D6FEA23"/>
    <w:rsid w:val="2D9EB41B"/>
    <w:rsid w:val="2DCFDCCE"/>
    <w:rsid w:val="2E361AC1"/>
    <w:rsid w:val="2E366A38"/>
    <w:rsid w:val="2E502342"/>
    <w:rsid w:val="2E84C5F2"/>
    <w:rsid w:val="2EA1560C"/>
    <w:rsid w:val="2EBA1452"/>
    <w:rsid w:val="2EBB939C"/>
    <w:rsid w:val="2EDD488C"/>
    <w:rsid w:val="2F19BEF2"/>
    <w:rsid w:val="2F1CF8FB"/>
    <w:rsid w:val="2F96726E"/>
    <w:rsid w:val="2FCE6DD3"/>
    <w:rsid w:val="2FDBB3FA"/>
    <w:rsid w:val="2FEBDFD0"/>
    <w:rsid w:val="2FF5FFB4"/>
    <w:rsid w:val="3006713D"/>
    <w:rsid w:val="3018317E"/>
    <w:rsid w:val="30209653"/>
    <w:rsid w:val="303773FF"/>
    <w:rsid w:val="3068D422"/>
    <w:rsid w:val="30C90F25"/>
    <w:rsid w:val="30FEAB12"/>
    <w:rsid w:val="311489FF"/>
    <w:rsid w:val="3132C025"/>
    <w:rsid w:val="31B401DF"/>
    <w:rsid w:val="3212AA37"/>
    <w:rsid w:val="32369350"/>
    <w:rsid w:val="32547D82"/>
    <w:rsid w:val="326F8225"/>
    <w:rsid w:val="3295753D"/>
    <w:rsid w:val="329A971D"/>
    <w:rsid w:val="32A734CB"/>
    <w:rsid w:val="32EE3AA5"/>
    <w:rsid w:val="3324658E"/>
    <w:rsid w:val="333CB084"/>
    <w:rsid w:val="333E4629"/>
    <w:rsid w:val="33647AE8"/>
    <w:rsid w:val="338853B5"/>
    <w:rsid w:val="3395238B"/>
    <w:rsid w:val="339A58D5"/>
    <w:rsid w:val="33C4590B"/>
    <w:rsid w:val="340D7347"/>
    <w:rsid w:val="34141144"/>
    <w:rsid w:val="341E09B0"/>
    <w:rsid w:val="3449E8C4"/>
    <w:rsid w:val="3480F8AB"/>
    <w:rsid w:val="34B78026"/>
    <w:rsid w:val="34F597FF"/>
    <w:rsid w:val="3520E12A"/>
    <w:rsid w:val="3566D896"/>
    <w:rsid w:val="35769F46"/>
    <w:rsid w:val="35907085"/>
    <w:rsid w:val="35D237DF"/>
    <w:rsid w:val="365A4906"/>
    <w:rsid w:val="367FE152"/>
    <w:rsid w:val="36B148D3"/>
    <w:rsid w:val="36D5336D"/>
    <w:rsid w:val="37069BE9"/>
    <w:rsid w:val="3741CB09"/>
    <w:rsid w:val="375BD14A"/>
    <w:rsid w:val="37789796"/>
    <w:rsid w:val="38312C56"/>
    <w:rsid w:val="383FA395"/>
    <w:rsid w:val="3855ED31"/>
    <w:rsid w:val="386AE6AE"/>
    <w:rsid w:val="386DC9F8"/>
    <w:rsid w:val="387103CE"/>
    <w:rsid w:val="38890264"/>
    <w:rsid w:val="389E3421"/>
    <w:rsid w:val="38BF85E3"/>
    <w:rsid w:val="390D7009"/>
    <w:rsid w:val="3913B467"/>
    <w:rsid w:val="39202E02"/>
    <w:rsid w:val="39470BD8"/>
    <w:rsid w:val="39576421"/>
    <w:rsid w:val="396363E3"/>
    <w:rsid w:val="39AF474A"/>
    <w:rsid w:val="39CF3136"/>
    <w:rsid w:val="39D4EA32"/>
    <w:rsid w:val="3A49541B"/>
    <w:rsid w:val="3A4E0B29"/>
    <w:rsid w:val="3AE2DC39"/>
    <w:rsid w:val="3AFD72D2"/>
    <w:rsid w:val="3B488CB2"/>
    <w:rsid w:val="3B549DBB"/>
    <w:rsid w:val="3BAE620C"/>
    <w:rsid w:val="3C045DEC"/>
    <w:rsid w:val="3C063567"/>
    <w:rsid w:val="3C544817"/>
    <w:rsid w:val="3C723FEA"/>
    <w:rsid w:val="3DB8A0D2"/>
    <w:rsid w:val="3DD2F507"/>
    <w:rsid w:val="3DDF102C"/>
    <w:rsid w:val="3DDF74D3"/>
    <w:rsid w:val="3E0E38BD"/>
    <w:rsid w:val="3E34FE0E"/>
    <w:rsid w:val="3E503A54"/>
    <w:rsid w:val="3EC5BAE0"/>
    <w:rsid w:val="3ED03F34"/>
    <w:rsid w:val="3EE7356A"/>
    <w:rsid w:val="3F098E2C"/>
    <w:rsid w:val="3F218C92"/>
    <w:rsid w:val="3F2AB1E5"/>
    <w:rsid w:val="3F5E8D9F"/>
    <w:rsid w:val="3F75F2F7"/>
    <w:rsid w:val="3FA2ACC1"/>
    <w:rsid w:val="3FB5DBD0"/>
    <w:rsid w:val="3FCF0B44"/>
    <w:rsid w:val="3FD77792"/>
    <w:rsid w:val="4049E21B"/>
    <w:rsid w:val="404B90B7"/>
    <w:rsid w:val="407D7FF4"/>
    <w:rsid w:val="40C41595"/>
    <w:rsid w:val="40C84475"/>
    <w:rsid w:val="40CA0A28"/>
    <w:rsid w:val="40DC73A9"/>
    <w:rsid w:val="40DD6890"/>
    <w:rsid w:val="40F3CC9B"/>
    <w:rsid w:val="41364A09"/>
    <w:rsid w:val="416D026F"/>
    <w:rsid w:val="41C10A2E"/>
    <w:rsid w:val="41C4315C"/>
    <w:rsid w:val="41FA194F"/>
    <w:rsid w:val="41FD32A5"/>
    <w:rsid w:val="423559C8"/>
    <w:rsid w:val="42763736"/>
    <w:rsid w:val="42937238"/>
    <w:rsid w:val="42C1B1C7"/>
    <w:rsid w:val="43286682"/>
    <w:rsid w:val="432E70BB"/>
    <w:rsid w:val="433D40CD"/>
    <w:rsid w:val="433FE100"/>
    <w:rsid w:val="437E13B1"/>
    <w:rsid w:val="439DBF8A"/>
    <w:rsid w:val="43A2F0EA"/>
    <w:rsid w:val="43A8C7F2"/>
    <w:rsid w:val="43BFB461"/>
    <w:rsid w:val="444A1FAA"/>
    <w:rsid w:val="445B8B3E"/>
    <w:rsid w:val="44F8D667"/>
    <w:rsid w:val="4503F0D4"/>
    <w:rsid w:val="45235CA0"/>
    <w:rsid w:val="453C0EBE"/>
    <w:rsid w:val="455C5512"/>
    <w:rsid w:val="457634CA"/>
    <w:rsid w:val="45A34E08"/>
    <w:rsid w:val="45EB274F"/>
    <w:rsid w:val="461BBDB2"/>
    <w:rsid w:val="462A72E8"/>
    <w:rsid w:val="46520EFE"/>
    <w:rsid w:val="46777700"/>
    <w:rsid w:val="46ADE927"/>
    <w:rsid w:val="4728598B"/>
    <w:rsid w:val="4749B257"/>
    <w:rsid w:val="474E0FA4"/>
    <w:rsid w:val="47C136B4"/>
    <w:rsid w:val="48194F19"/>
    <w:rsid w:val="48347E13"/>
    <w:rsid w:val="48926E22"/>
    <w:rsid w:val="48A9A78A"/>
    <w:rsid w:val="494C086D"/>
    <w:rsid w:val="49513365"/>
    <w:rsid w:val="496DA654"/>
    <w:rsid w:val="49DF91F3"/>
    <w:rsid w:val="4A023698"/>
    <w:rsid w:val="4A152D46"/>
    <w:rsid w:val="4A50CF61"/>
    <w:rsid w:val="4AD5FADD"/>
    <w:rsid w:val="4AE5FEC4"/>
    <w:rsid w:val="4AEA1770"/>
    <w:rsid w:val="4B290678"/>
    <w:rsid w:val="4B2E3920"/>
    <w:rsid w:val="4BC755D8"/>
    <w:rsid w:val="4BEA09B8"/>
    <w:rsid w:val="4C05CC28"/>
    <w:rsid w:val="4C99A689"/>
    <w:rsid w:val="4CF909E9"/>
    <w:rsid w:val="4D009207"/>
    <w:rsid w:val="4D26FEE5"/>
    <w:rsid w:val="4D89CB4A"/>
    <w:rsid w:val="4D926EFC"/>
    <w:rsid w:val="4E1BEF47"/>
    <w:rsid w:val="4E40D515"/>
    <w:rsid w:val="4EE30738"/>
    <w:rsid w:val="4FA0849F"/>
    <w:rsid w:val="4FA8E2C7"/>
    <w:rsid w:val="4FDC584E"/>
    <w:rsid w:val="500355B1"/>
    <w:rsid w:val="500BF3B5"/>
    <w:rsid w:val="507F6B0F"/>
    <w:rsid w:val="5097FAA5"/>
    <w:rsid w:val="50AF5BD1"/>
    <w:rsid w:val="50F575C1"/>
    <w:rsid w:val="516FE899"/>
    <w:rsid w:val="523874C4"/>
    <w:rsid w:val="5256CC6F"/>
    <w:rsid w:val="52583231"/>
    <w:rsid w:val="52681EDE"/>
    <w:rsid w:val="526DD869"/>
    <w:rsid w:val="527175F5"/>
    <w:rsid w:val="528C37A1"/>
    <w:rsid w:val="52A97260"/>
    <w:rsid w:val="52AC4226"/>
    <w:rsid w:val="52C3E9D1"/>
    <w:rsid w:val="53056A9E"/>
    <w:rsid w:val="532EBB88"/>
    <w:rsid w:val="534944AB"/>
    <w:rsid w:val="53647024"/>
    <w:rsid w:val="53DB387D"/>
    <w:rsid w:val="53DD4A69"/>
    <w:rsid w:val="5461EC96"/>
    <w:rsid w:val="546D24BF"/>
    <w:rsid w:val="5492969C"/>
    <w:rsid w:val="55546FC9"/>
    <w:rsid w:val="555753DA"/>
    <w:rsid w:val="556A2425"/>
    <w:rsid w:val="557347C6"/>
    <w:rsid w:val="55898497"/>
    <w:rsid w:val="559A1D5E"/>
    <w:rsid w:val="55CAAF30"/>
    <w:rsid w:val="55CBE948"/>
    <w:rsid w:val="566E71D5"/>
    <w:rsid w:val="56939735"/>
    <w:rsid w:val="56B1646F"/>
    <w:rsid w:val="56B359F6"/>
    <w:rsid w:val="56B8F6EE"/>
    <w:rsid w:val="5765E635"/>
    <w:rsid w:val="57EDFC15"/>
    <w:rsid w:val="585F80BF"/>
    <w:rsid w:val="5898E9F8"/>
    <w:rsid w:val="58F82E84"/>
    <w:rsid w:val="58F8A827"/>
    <w:rsid w:val="59589C86"/>
    <w:rsid w:val="598024FA"/>
    <w:rsid w:val="598AF10F"/>
    <w:rsid w:val="59F354EE"/>
    <w:rsid w:val="5A4A9369"/>
    <w:rsid w:val="5A5B7E61"/>
    <w:rsid w:val="5A8BC1F0"/>
    <w:rsid w:val="5A8C2B7E"/>
    <w:rsid w:val="5AB97961"/>
    <w:rsid w:val="5ABB0FAF"/>
    <w:rsid w:val="5B0B09C9"/>
    <w:rsid w:val="5B1CD7F8"/>
    <w:rsid w:val="5B71A8F8"/>
    <w:rsid w:val="5B803B4D"/>
    <w:rsid w:val="5BCD6440"/>
    <w:rsid w:val="5BD911F5"/>
    <w:rsid w:val="5BF42F38"/>
    <w:rsid w:val="5BFEFE3D"/>
    <w:rsid w:val="5C06B6C1"/>
    <w:rsid w:val="5C099A05"/>
    <w:rsid w:val="5C37A7FA"/>
    <w:rsid w:val="5C58D64B"/>
    <w:rsid w:val="5C5BEF73"/>
    <w:rsid w:val="5DB70B15"/>
    <w:rsid w:val="5E095F82"/>
    <w:rsid w:val="5E0D270D"/>
    <w:rsid w:val="5E0F9E74"/>
    <w:rsid w:val="5E32377D"/>
    <w:rsid w:val="5E376401"/>
    <w:rsid w:val="5E43376B"/>
    <w:rsid w:val="5E48F5A2"/>
    <w:rsid w:val="5EE20DB9"/>
    <w:rsid w:val="5F2135CF"/>
    <w:rsid w:val="5F40A508"/>
    <w:rsid w:val="5F494684"/>
    <w:rsid w:val="5F4D2E53"/>
    <w:rsid w:val="5F57308C"/>
    <w:rsid w:val="5FB8EF20"/>
    <w:rsid w:val="5FF65E2B"/>
    <w:rsid w:val="5FF76C58"/>
    <w:rsid w:val="60209D97"/>
    <w:rsid w:val="6031925E"/>
    <w:rsid w:val="60A4C073"/>
    <w:rsid w:val="60AE94F2"/>
    <w:rsid w:val="60C35F24"/>
    <w:rsid w:val="60C78ECD"/>
    <w:rsid w:val="61084B7B"/>
    <w:rsid w:val="612A2A9C"/>
    <w:rsid w:val="6151033A"/>
    <w:rsid w:val="6153BCA4"/>
    <w:rsid w:val="6154BF81"/>
    <w:rsid w:val="622B1013"/>
    <w:rsid w:val="622E3E11"/>
    <w:rsid w:val="629A3DED"/>
    <w:rsid w:val="62C42DB2"/>
    <w:rsid w:val="62EEFD11"/>
    <w:rsid w:val="62EFA9AB"/>
    <w:rsid w:val="6307A318"/>
    <w:rsid w:val="6334A09A"/>
    <w:rsid w:val="63821E26"/>
    <w:rsid w:val="63D8B923"/>
    <w:rsid w:val="64071734"/>
    <w:rsid w:val="64140EC4"/>
    <w:rsid w:val="644C4594"/>
    <w:rsid w:val="64BAD0F8"/>
    <w:rsid w:val="64F227F3"/>
    <w:rsid w:val="65341EF2"/>
    <w:rsid w:val="653B747D"/>
    <w:rsid w:val="6596E7C1"/>
    <w:rsid w:val="6629757C"/>
    <w:rsid w:val="6651166F"/>
    <w:rsid w:val="667B355B"/>
    <w:rsid w:val="667F2B91"/>
    <w:rsid w:val="66DAA784"/>
    <w:rsid w:val="66E81ADC"/>
    <w:rsid w:val="66F89840"/>
    <w:rsid w:val="6703FB26"/>
    <w:rsid w:val="67232CBC"/>
    <w:rsid w:val="674141FA"/>
    <w:rsid w:val="6760A94C"/>
    <w:rsid w:val="67B94894"/>
    <w:rsid w:val="67BF29B4"/>
    <w:rsid w:val="67D61603"/>
    <w:rsid w:val="67F409C7"/>
    <w:rsid w:val="68178BB6"/>
    <w:rsid w:val="68441C9B"/>
    <w:rsid w:val="68CBE39C"/>
    <w:rsid w:val="692EC67F"/>
    <w:rsid w:val="697D8C2F"/>
    <w:rsid w:val="69DF7074"/>
    <w:rsid w:val="6A0C73AD"/>
    <w:rsid w:val="6A19A9FF"/>
    <w:rsid w:val="6A60EF04"/>
    <w:rsid w:val="6A809A56"/>
    <w:rsid w:val="6A892C0C"/>
    <w:rsid w:val="6A92093C"/>
    <w:rsid w:val="6AFFE644"/>
    <w:rsid w:val="6B0A06F1"/>
    <w:rsid w:val="6B1EE148"/>
    <w:rsid w:val="6B4F44B7"/>
    <w:rsid w:val="6B78DC9B"/>
    <w:rsid w:val="6B8C1578"/>
    <w:rsid w:val="6BE4345E"/>
    <w:rsid w:val="6BE51BA1"/>
    <w:rsid w:val="6C33399E"/>
    <w:rsid w:val="6C4B97B2"/>
    <w:rsid w:val="6C4C2B66"/>
    <w:rsid w:val="6CBCF35C"/>
    <w:rsid w:val="6CC25A83"/>
    <w:rsid w:val="6D02F335"/>
    <w:rsid w:val="6D26B6E9"/>
    <w:rsid w:val="6D26D309"/>
    <w:rsid w:val="6D525205"/>
    <w:rsid w:val="6D6A3977"/>
    <w:rsid w:val="6D9D0B44"/>
    <w:rsid w:val="6DBAF87B"/>
    <w:rsid w:val="6DCDA626"/>
    <w:rsid w:val="6DD9B2BB"/>
    <w:rsid w:val="6E01BD52"/>
    <w:rsid w:val="6E0B857B"/>
    <w:rsid w:val="6E5358B3"/>
    <w:rsid w:val="6EFEA76B"/>
    <w:rsid w:val="6F08318B"/>
    <w:rsid w:val="6F3B9E2C"/>
    <w:rsid w:val="6F5275AB"/>
    <w:rsid w:val="6F6FFF8E"/>
    <w:rsid w:val="6F9629A7"/>
    <w:rsid w:val="6FAE885D"/>
    <w:rsid w:val="6FB9CE59"/>
    <w:rsid w:val="6FC38A8D"/>
    <w:rsid w:val="6FDE06C4"/>
    <w:rsid w:val="701023F8"/>
    <w:rsid w:val="702D1FE5"/>
    <w:rsid w:val="703CE34D"/>
    <w:rsid w:val="70774588"/>
    <w:rsid w:val="70945701"/>
    <w:rsid w:val="7124149E"/>
    <w:rsid w:val="713AB8F0"/>
    <w:rsid w:val="71461ECF"/>
    <w:rsid w:val="714FF6D3"/>
    <w:rsid w:val="715D55C4"/>
    <w:rsid w:val="7179A0A9"/>
    <w:rsid w:val="718F65A6"/>
    <w:rsid w:val="719193C3"/>
    <w:rsid w:val="719D86F9"/>
    <w:rsid w:val="71DE96D9"/>
    <w:rsid w:val="71F8462D"/>
    <w:rsid w:val="7217E2F5"/>
    <w:rsid w:val="7236482D"/>
    <w:rsid w:val="726D4009"/>
    <w:rsid w:val="72B6157A"/>
    <w:rsid w:val="72BA34D9"/>
    <w:rsid w:val="72D3DDBD"/>
    <w:rsid w:val="72FFF4EF"/>
    <w:rsid w:val="7313B9E0"/>
    <w:rsid w:val="73A91586"/>
    <w:rsid w:val="742066CC"/>
    <w:rsid w:val="7421AFEA"/>
    <w:rsid w:val="746461DF"/>
    <w:rsid w:val="74E9BE45"/>
    <w:rsid w:val="7522DEEC"/>
    <w:rsid w:val="758D44DE"/>
    <w:rsid w:val="75A212F7"/>
    <w:rsid w:val="75B9CEFB"/>
    <w:rsid w:val="75E46F52"/>
    <w:rsid w:val="76103A0A"/>
    <w:rsid w:val="7642CB52"/>
    <w:rsid w:val="764B68AA"/>
    <w:rsid w:val="766145EC"/>
    <w:rsid w:val="76B5F905"/>
    <w:rsid w:val="770CE114"/>
    <w:rsid w:val="774F6662"/>
    <w:rsid w:val="7767E81C"/>
    <w:rsid w:val="779ECF7D"/>
    <w:rsid w:val="77E7E9B9"/>
    <w:rsid w:val="78DA567E"/>
    <w:rsid w:val="78DE3C62"/>
    <w:rsid w:val="78E7AB71"/>
    <w:rsid w:val="794769CA"/>
    <w:rsid w:val="79625EC6"/>
    <w:rsid w:val="796DAB66"/>
    <w:rsid w:val="796FB01E"/>
    <w:rsid w:val="798C3A43"/>
    <w:rsid w:val="79A28D26"/>
    <w:rsid w:val="79A849C4"/>
    <w:rsid w:val="79B8D675"/>
    <w:rsid w:val="79E8FBA8"/>
    <w:rsid w:val="7A4D7D9C"/>
    <w:rsid w:val="7A6722AB"/>
    <w:rsid w:val="7A81E33F"/>
    <w:rsid w:val="7A914C16"/>
    <w:rsid w:val="7ABBCA76"/>
    <w:rsid w:val="7AE4F9BE"/>
    <w:rsid w:val="7B15C794"/>
    <w:rsid w:val="7B41236E"/>
    <w:rsid w:val="7B54A6D6"/>
    <w:rsid w:val="7BA3E8F9"/>
    <w:rsid w:val="7BF43006"/>
    <w:rsid w:val="7BFE5E89"/>
    <w:rsid w:val="7C086050"/>
    <w:rsid w:val="7C29ABDD"/>
    <w:rsid w:val="7C8DE2CB"/>
    <w:rsid w:val="7C9E2061"/>
    <w:rsid w:val="7CA3EDCC"/>
    <w:rsid w:val="7CAD99A6"/>
    <w:rsid w:val="7D1A3336"/>
    <w:rsid w:val="7D3E3B25"/>
    <w:rsid w:val="7D6225BF"/>
    <w:rsid w:val="7E7181D5"/>
    <w:rsid w:val="7E7AED1E"/>
    <w:rsid w:val="7EB15466"/>
    <w:rsid w:val="7EC38B2E"/>
    <w:rsid w:val="7ED7A391"/>
    <w:rsid w:val="7F0E24CD"/>
    <w:rsid w:val="7F35A040"/>
    <w:rsid w:val="7F515B16"/>
    <w:rsid w:val="7F573B71"/>
    <w:rsid w:val="7F89BFBC"/>
    <w:rsid w:val="7FACB896"/>
    <w:rsid w:val="7FCA52E7"/>
    <w:rsid w:val="7FD27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55F1"/>
  <w15:docId w15:val="{DFC57CC7-C55C-9548-A589-5FFF6EE62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4A15"/>
    <w:pPr>
      <w:widowControl/>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4826A1"/>
    <w:pPr>
      <w:ind w:left="831" w:hanging="360"/>
      <w:outlineLvl w:val="0"/>
    </w:pPr>
    <w:rPr>
      <w:b/>
      <w:bCs/>
      <w:sz w:val="36"/>
      <w:szCs w:val="36"/>
    </w:rPr>
  </w:style>
  <w:style w:type="paragraph" w:styleId="Heading2">
    <w:name w:val="heading 2"/>
    <w:basedOn w:val="Normal"/>
    <w:link w:val="Heading2Char"/>
    <w:uiPriority w:val="1"/>
    <w:qFormat/>
    <w:rsid w:val="004826A1"/>
    <w:pPr>
      <w:ind w:left="831"/>
      <w:outlineLvl w:val="1"/>
    </w:pPr>
    <w:rPr>
      <w:sz w:val="36"/>
      <w:szCs w:val="36"/>
    </w:rPr>
  </w:style>
  <w:style w:type="paragraph" w:styleId="Heading3">
    <w:name w:val="heading 3"/>
    <w:basedOn w:val="Normal"/>
    <w:link w:val="Heading3Char"/>
    <w:uiPriority w:val="1"/>
    <w:qFormat/>
    <w:rsid w:val="004826A1"/>
    <w:pPr>
      <w:ind w:left="111"/>
      <w:outlineLvl w:val="2"/>
    </w:pPr>
    <w:rPr>
      <w:sz w:val="28"/>
      <w:szCs w:val="28"/>
    </w:rPr>
  </w:style>
  <w:style w:type="paragraph" w:styleId="Heading4">
    <w:name w:val="heading 4"/>
    <w:basedOn w:val="Normal"/>
    <w:link w:val="Heading4Char"/>
    <w:uiPriority w:val="9"/>
    <w:qFormat/>
    <w:rsid w:val="004826A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826A1"/>
  </w:style>
  <w:style w:type="character" w:customStyle="1" w:styleId="Heading1Char">
    <w:name w:val="Heading 1 Char"/>
    <w:basedOn w:val="DefaultParagraphFont"/>
    <w:link w:val="Heading1"/>
    <w:uiPriority w:val="9"/>
    <w:rsid w:val="004826A1"/>
    <w:rPr>
      <w:rFonts w:ascii="Times New Roman" w:eastAsia="Times New Roman" w:hAnsi="Times New Roman"/>
      <w:b/>
      <w:bCs/>
      <w:sz w:val="36"/>
      <w:szCs w:val="36"/>
    </w:rPr>
  </w:style>
  <w:style w:type="character" w:customStyle="1" w:styleId="Heading2Char">
    <w:name w:val="Heading 2 Char"/>
    <w:basedOn w:val="DefaultParagraphFont"/>
    <w:link w:val="Heading2"/>
    <w:uiPriority w:val="1"/>
    <w:rsid w:val="004826A1"/>
    <w:rPr>
      <w:rFonts w:ascii="Times New Roman" w:eastAsia="Times New Roman" w:hAnsi="Times New Roman"/>
      <w:sz w:val="36"/>
      <w:szCs w:val="36"/>
    </w:rPr>
  </w:style>
  <w:style w:type="character" w:customStyle="1" w:styleId="Heading3Char">
    <w:name w:val="Heading 3 Char"/>
    <w:basedOn w:val="DefaultParagraphFont"/>
    <w:link w:val="Heading3"/>
    <w:uiPriority w:val="1"/>
    <w:rsid w:val="004826A1"/>
    <w:rPr>
      <w:rFonts w:ascii="Times New Roman" w:eastAsia="Times New Roman" w:hAnsi="Times New Roman"/>
      <w:sz w:val="28"/>
      <w:szCs w:val="28"/>
    </w:rPr>
  </w:style>
  <w:style w:type="paragraph" w:styleId="BodyText">
    <w:name w:val="Body Text"/>
    <w:basedOn w:val="Normal"/>
    <w:link w:val="BodyTextChar"/>
    <w:uiPriority w:val="1"/>
    <w:qFormat/>
    <w:rsid w:val="004826A1"/>
    <w:pPr>
      <w:ind w:left="111"/>
    </w:pPr>
    <w:rPr>
      <w:sz w:val="27"/>
      <w:szCs w:val="27"/>
    </w:rPr>
  </w:style>
  <w:style w:type="character" w:customStyle="1" w:styleId="BodyTextChar">
    <w:name w:val="Body Text Char"/>
    <w:basedOn w:val="DefaultParagraphFont"/>
    <w:link w:val="BodyText"/>
    <w:uiPriority w:val="1"/>
    <w:rsid w:val="004826A1"/>
    <w:rPr>
      <w:rFonts w:ascii="Times New Roman" w:eastAsia="Times New Roman" w:hAnsi="Times New Roman"/>
      <w:sz w:val="27"/>
      <w:szCs w:val="27"/>
    </w:rPr>
  </w:style>
  <w:style w:type="paragraph" w:styleId="ListParagraph">
    <w:name w:val="List Paragraph"/>
    <w:basedOn w:val="Normal"/>
    <w:uiPriority w:val="1"/>
    <w:qFormat/>
    <w:rsid w:val="004826A1"/>
  </w:style>
  <w:style w:type="character" w:customStyle="1" w:styleId="Heading4Char">
    <w:name w:val="Heading 4 Char"/>
    <w:basedOn w:val="DefaultParagraphFont"/>
    <w:link w:val="Heading4"/>
    <w:uiPriority w:val="9"/>
    <w:rsid w:val="004826A1"/>
    <w:rPr>
      <w:rFonts w:ascii="Times New Roman" w:eastAsia="Times New Roman" w:hAnsi="Times New Roman" w:cs="Times New Roman"/>
      <w:b/>
      <w:bCs/>
      <w:sz w:val="24"/>
      <w:szCs w:val="24"/>
    </w:rPr>
  </w:style>
  <w:style w:type="character" w:styleId="Strong">
    <w:name w:val="Strong"/>
    <w:basedOn w:val="DefaultParagraphFont"/>
    <w:uiPriority w:val="22"/>
    <w:qFormat/>
    <w:rsid w:val="004826A1"/>
    <w:rPr>
      <w:b/>
      <w:bCs/>
    </w:rPr>
  </w:style>
  <w:style w:type="character" w:styleId="Emphasis">
    <w:name w:val="Emphasis"/>
    <w:basedOn w:val="DefaultParagraphFont"/>
    <w:uiPriority w:val="20"/>
    <w:qFormat/>
    <w:rsid w:val="004826A1"/>
    <w:rPr>
      <w:i/>
      <w:iCs/>
    </w:rPr>
  </w:style>
  <w:style w:type="paragraph" w:styleId="NormalWeb">
    <w:name w:val="Normal (Web)"/>
    <w:basedOn w:val="Normal"/>
    <w:uiPriority w:val="99"/>
    <w:unhideWhenUsed/>
    <w:rsid w:val="00693844"/>
    <w:pPr>
      <w:spacing w:before="100" w:beforeAutospacing="1" w:after="100" w:afterAutospacing="1"/>
    </w:pPr>
  </w:style>
  <w:style w:type="character" w:customStyle="1" w:styleId="apple-converted-space">
    <w:name w:val="apple-converted-space"/>
    <w:basedOn w:val="DefaultParagraphFont"/>
    <w:rsid w:val="00DC0000"/>
  </w:style>
  <w:style w:type="paragraph" w:styleId="Header">
    <w:name w:val="header"/>
    <w:basedOn w:val="Normal"/>
    <w:link w:val="HeaderChar"/>
    <w:uiPriority w:val="99"/>
    <w:unhideWhenUsed/>
    <w:rsid w:val="00583923"/>
    <w:pPr>
      <w:tabs>
        <w:tab w:val="center" w:pos="4680"/>
        <w:tab w:val="right" w:pos="9360"/>
      </w:tabs>
    </w:pPr>
  </w:style>
  <w:style w:type="character" w:customStyle="1" w:styleId="HeaderChar">
    <w:name w:val="Header Char"/>
    <w:basedOn w:val="DefaultParagraphFont"/>
    <w:link w:val="Header"/>
    <w:uiPriority w:val="99"/>
    <w:rsid w:val="0058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83923"/>
    <w:pPr>
      <w:tabs>
        <w:tab w:val="center" w:pos="4680"/>
        <w:tab w:val="right" w:pos="9360"/>
      </w:tabs>
    </w:pPr>
  </w:style>
  <w:style w:type="character" w:customStyle="1" w:styleId="FooterChar">
    <w:name w:val="Footer Char"/>
    <w:basedOn w:val="DefaultParagraphFont"/>
    <w:link w:val="Footer"/>
    <w:uiPriority w:val="99"/>
    <w:rsid w:val="0058392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3ED6"/>
    <w:rPr>
      <w:color w:val="0000FF" w:themeColor="hyperlink"/>
      <w:u w:val="single"/>
    </w:rPr>
  </w:style>
  <w:style w:type="character" w:styleId="UnresolvedMention">
    <w:name w:val="Unresolved Mention"/>
    <w:basedOn w:val="DefaultParagraphFont"/>
    <w:uiPriority w:val="99"/>
    <w:semiHidden/>
    <w:unhideWhenUsed/>
    <w:rsid w:val="00AE3ED6"/>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7037D"/>
    <w:pPr>
      <w:widowControl/>
    </w:pPr>
    <w:rPr>
      <w:rFonts w:ascii="Times New Roman" w:eastAsia="Times New Roman" w:hAnsi="Times New Roman" w:cs="Times New Roman"/>
      <w:sz w:val="24"/>
      <w:szCs w:val="24"/>
    </w:rPr>
  </w:style>
  <w:style w:type="character" w:customStyle="1" w:styleId="mi">
    <w:name w:val="mi"/>
    <w:basedOn w:val="DefaultParagraphFont"/>
    <w:rsid w:val="00F81486"/>
  </w:style>
  <w:style w:type="character" w:customStyle="1" w:styleId="mo">
    <w:name w:val="mo"/>
    <w:basedOn w:val="DefaultParagraphFont"/>
    <w:rsid w:val="00F81486"/>
  </w:style>
  <w:style w:type="character" w:styleId="FollowedHyperlink">
    <w:name w:val="FollowedHyperlink"/>
    <w:basedOn w:val="DefaultParagraphFont"/>
    <w:uiPriority w:val="99"/>
    <w:semiHidden/>
    <w:unhideWhenUsed/>
    <w:rsid w:val="00A839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896">
      <w:bodyDiv w:val="1"/>
      <w:marLeft w:val="0"/>
      <w:marRight w:val="0"/>
      <w:marTop w:val="0"/>
      <w:marBottom w:val="0"/>
      <w:divBdr>
        <w:top w:val="none" w:sz="0" w:space="0" w:color="auto"/>
        <w:left w:val="none" w:sz="0" w:space="0" w:color="auto"/>
        <w:bottom w:val="none" w:sz="0" w:space="0" w:color="auto"/>
        <w:right w:val="none" w:sz="0" w:space="0" w:color="auto"/>
      </w:divBdr>
    </w:div>
    <w:div w:id="7487534">
      <w:bodyDiv w:val="1"/>
      <w:marLeft w:val="0"/>
      <w:marRight w:val="0"/>
      <w:marTop w:val="0"/>
      <w:marBottom w:val="0"/>
      <w:divBdr>
        <w:top w:val="none" w:sz="0" w:space="0" w:color="auto"/>
        <w:left w:val="none" w:sz="0" w:space="0" w:color="auto"/>
        <w:bottom w:val="none" w:sz="0" w:space="0" w:color="auto"/>
        <w:right w:val="none" w:sz="0" w:space="0" w:color="auto"/>
      </w:divBdr>
      <w:divsChild>
        <w:div w:id="1594941">
          <w:marLeft w:val="0"/>
          <w:marRight w:val="0"/>
          <w:marTop w:val="0"/>
          <w:marBottom w:val="0"/>
          <w:divBdr>
            <w:top w:val="none" w:sz="0" w:space="0" w:color="auto"/>
            <w:left w:val="none" w:sz="0" w:space="0" w:color="auto"/>
            <w:bottom w:val="none" w:sz="0" w:space="0" w:color="auto"/>
            <w:right w:val="none" w:sz="0" w:space="0" w:color="auto"/>
          </w:divBdr>
          <w:divsChild>
            <w:div w:id="2023823321">
              <w:marLeft w:val="0"/>
              <w:marRight w:val="0"/>
              <w:marTop w:val="0"/>
              <w:marBottom w:val="0"/>
              <w:divBdr>
                <w:top w:val="none" w:sz="0" w:space="0" w:color="auto"/>
                <w:left w:val="none" w:sz="0" w:space="0" w:color="auto"/>
                <w:bottom w:val="none" w:sz="0" w:space="0" w:color="auto"/>
                <w:right w:val="none" w:sz="0" w:space="0" w:color="auto"/>
              </w:divBdr>
              <w:divsChild>
                <w:div w:id="17183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3468">
      <w:bodyDiv w:val="1"/>
      <w:marLeft w:val="0"/>
      <w:marRight w:val="0"/>
      <w:marTop w:val="0"/>
      <w:marBottom w:val="0"/>
      <w:divBdr>
        <w:top w:val="none" w:sz="0" w:space="0" w:color="auto"/>
        <w:left w:val="none" w:sz="0" w:space="0" w:color="auto"/>
        <w:bottom w:val="none" w:sz="0" w:space="0" w:color="auto"/>
        <w:right w:val="none" w:sz="0" w:space="0" w:color="auto"/>
      </w:divBdr>
      <w:divsChild>
        <w:div w:id="1966352797">
          <w:marLeft w:val="0"/>
          <w:marRight w:val="0"/>
          <w:marTop w:val="0"/>
          <w:marBottom w:val="0"/>
          <w:divBdr>
            <w:top w:val="none" w:sz="0" w:space="0" w:color="auto"/>
            <w:left w:val="none" w:sz="0" w:space="0" w:color="auto"/>
            <w:bottom w:val="none" w:sz="0" w:space="0" w:color="auto"/>
            <w:right w:val="none" w:sz="0" w:space="0" w:color="auto"/>
          </w:divBdr>
        </w:div>
      </w:divsChild>
    </w:div>
    <w:div w:id="86116406">
      <w:bodyDiv w:val="1"/>
      <w:marLeft w:val="0"/>
      <w:marRight w:val="0"/>
      <w:marTop w:val="0"/>
      <w:marBottom w:val="0"/>
      <w:divBdr>
        <w:top w:val="none" w:sz="0" w:space="0" w:color="auto"/>
        <w:left w:val="none" w:sz="0" w:space="0" w:color="auto"/>
        <w:bottom w:val="none" w:sz="0" w:space="0" w:color="auto"/>
        <w:right w:val="none" w:sz="0" w:space="0" w:color="auto"/>
      </w:divBdr>
    </w:div>
    <w:div w:id="100733135">
      <w:bodyDiv w:val="1"/>
      <w:marLeft w:val="0"/>
      <w:marRight w:val="0"/>
      <w:marTop w:val="0"/>
      <w:marBottom w:val="0"/>
      <w:divBdr>
        <w:top w:val="none" w:sz="0" w:space="0" w:color="auto"/>
        <w:left w:val="none" w:sz="0" w:space="0" w:color="auto"/>
        <w:bottom w:val="none" w:sz="0" w:space="0" w:color="auto"/>
        <w:right w:val="none" w:sz="0" w:space="0" w:color="auto"/>
      </w:divBdr>
      <w:divsChild>
        <w:div w:id="712391047">
          <w:marLeft w:val="0"/>
          <w:marRight w:val="0"/>
          <w:marTop w:val="0"/>
          <w:marBottom w:val="0"/>
          <w:divBdr>
            <w:top w:val="none" w:sz="0" w:space="0" w:color="auto"/>
            <w:left w:val="none" w:sz="0" w:space="0" w:color="auto"/>
            <w:bottom w:val="none" w:sz="0" w:space="0" w:color="auto"/>
            <w:right w:val="none" w:sz="0" w:space="0" w:color="auto"/>
          </w:divBdr>
          <w:divsChild>
            <w:div w:id="240724452">
              <w:marLeft w:val="0"/>
              <w:marRight w:val="0"/>
              <w:marTop w:val="0"/>
              <w:marBottom w:val="0"/>
              <w:divBdr>
                <w:top w:val="none" w:sz="0" w:space="0" w:color="auto"/>
                <w:left w:val="none" w:sz="0" w:space="0" w:color="auto"/>
                <w:bottom w:val="none" w:sz="0" w:space="0" w:color="auto"/>
                <w:right w:val="none" w:sz="0" w:space="0" w:color="auto"/>
              </w:divBdr>
              <w:divsChild>
                <w:div w:id="1149514833">
                  <w:marLeft w:val="0"/>
                  <w:marRight w:val="0"/>
                  <w:marTop w:val="0"/>
                  <w:marBottom w:val="0"/>
                  <w:divBdr>
                    <w:top w:val="none" w:sz="0" w:space="0" w:color="auto"/>
                    <w:left w:val="none" w:sz="0" w:space="0" w:color="auto"/>
                    <w:bottom w:val="none" w:sz="0" w:space="0" w:color="auto"/>
                    <w:right w:val="none" w:sz="0" w:space="0" w:color="auto"/>
                  </w:divBdr>
                  <w:divsChild>
                    <w:div w:id="9268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9802">
      <w:bodyDiv w:val="1"/>
      <w:marLeft w:val="0"/>
      <w:marRight w:val="0"/>
      <w:marTop w:val="0"/>
      <w:marBottom w:val="0"/>
      <w:divBdr>
        <w:top w:val="none" w:sz="0" w:space="0" w:color="auto"/>
        <w:left w:val="none" w:sz="0" w:space="0" w:color="auto"/>
        <w:bottom w:val="none" w:sz="0" w:space="0" w:color="auto"/>
        <w:right w:val="none" w:sz="0" w:space="0" w:color="auto"/>
      </w:divBdr>
      <w:divsChild>
        <w:div w:id="1823504169">
          <w:marLeft w:val="0"/>
          <w:marRight w:val="0"/>
          <w:marTop w:val="0"/>
          <w:marBottom w:val="0"/>
          <w:divBdr>
            <w:top w:val="none" w:sz="0" w:space="0" w:color="auto"/>
            <w:left w:val="none" w:sz="0" w:space="0" w:color="auto"/>
            <w:bottom w:val="none" w:sz="0" w:space="0" w:color="auto"/>
            <w:right w:val="none" w:sz="0" w:space="0" w:color="auto"/>
          </w:divBdr>
          <w:divsChild>
            <w:div w:id="1443497971">
              <w:marLeft w:val="0"/>
              <w:marRight w:val="0"/>
              <w:marTop w:val="0"/>
              <w:marBottom w:val="0"/>
              <w:divBdr>
                <w:top w:val="none" w:sz="0" w:space="0" w:color="auto"/>
                <w:left w:val="none" w:sz="0" w:space="0" w:color="auto"/>
                <w:bottom w:val="none" w:sz="0" w:space="0" w:color="auto"/>
                <w:right w:val="none" w:sz="0" w:space="0" w:color="auto"/>
              </w:divBdr>
              <w:divsChild>
                <w:div w:id="1408767243">
                  <w:marLeft w:val="0"/>
                  <w:marRight w:val="0"/>
                  <w:marTop w:val="0"/>
                  <w:marBottom w:val="0"/>
                  <w:divBdr>
                    <w:top w:val="none" w:sz="0" w:space="0" w:color="auto"/>
                    <w:left w:val="none" w:sz="0" w:space="0" w:color="auto"/>
                    <w:bottom w:val="none" w:sz="0" w:space="0" w:color="auto"/>
                    <w:right w:val="none" w:sz="0" w:space="0" w:color="auto"/>
                  </w:divBdr>
                  <w:divsChild>
                    <w:div w:id="14007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3273">
      <w:bodyDiv w:val="1"/>
      <w:marLeft w:val="0"/>
      <w:marRight w:val="0"/>
      <w:marTop w:val="0"/>
      <w:marBottom w:val="0"/>
      <w:divBdr>
        <w:top w:val="none" w:sz="0" w:space="0" w:color="auto"/>
        <w:left w:val="none" w:sz="0" w:space="0" w:color="auto"/>
        <w:bottom w:val="none" w:sz="0" w:space="0" w:color="auto"/>
        <w:right w:val="none" w:sz="0" w:space="0" w:color="auto"/>
      </w:divBdr>
      <w:divsChild>
        <w:div w:id="1816024934">
          <w:marLeft w:val="0"/>
          <w:marRight w:val="0"/>
          <w:marTop w:val="0"/>
          <w:marBottom w:val="0"/>
          <w:divBdr>
            <w:top w:val="none" w:sz="0" w:space="0" w:color="auto"/>
            <w:left w:val="none" w:sz="0" w:space="0" w:color="auto"/>
            <w:bottom w:val="none" w:sz="0" w:space="0" w:color="auto"/>
            <w:right w:val="none" w:sz="0" w:space="0" w:color="auto"/>
          </w:divBdr>
          <w:divsChild>
            <w:div w:id="1641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7712">
      <w:bodyDiv w:val="1"/>
      <w:marLeft w:val="0"/>
      <w:marRight w:val="0"/>
      <w:marTop w:val="0"/>
      <w:marBottom w:val="0"/>
      <w:divBdr>
        <w:top w:val="none" w:sz="0" w:space="0" w:color="auto"/>
        <w:left w:val="none" w:sz="0" w:space="0" w:color="auto"/>
        <w:bottom w:val="none" w:sz="0" w:space="0" w:color="auto"/>
        <w:right w:val="none" w:sz="0" w:space="0" w:color="auto"/>
      </w:divBdr>
      <w:divsChild>
        <w:div w:id="568274420">
          <w:marLeft w:val="0"/>
          <w:marRight w:val="0"/>
          <w:marTop w:val="0"/>
          <w:marBottom w:val="0"/>
          <w:divBdr>
            <w:top w:val="none" w:sz="0" w:space="0" w:color="auto"/>
            <w:left w:val="none" w:sz="0" w:space="0" w:color="auto"/>
            <w:bottom w:val="none" w:sz="0" w:space="0" w:color="auto"/>
            <w:right w:val="none" w:sz="0" w:space="0" w:color="auto"/>
          </w:divBdr>
        </w:div>
      </w:divsChild>
    </w:div>
    <w:div w:id="210389458">
      <w:bodyDiv w:val="1"/>
      <w:marLeft w:val="0"/>
      <w:marRight w:val="0"/>
      <w:marTop w:val="0"/>
      <w:marBottom w:val="0"/>
      <w:divBdr>
        <w:top w:val="none" w:sz="0" w:space="0" w:color="auto"/>
        <w:left w:val="none" w:sz="0" w:space="0" w:color="auto"/>
        <w:bottom w:val="none" w:sz="0" w:space="0" w:color="auto"/>
        <w:right w:val="none" w:sz="0" w:space="0" w:color="auto"/>
      </w:divBdr>
    </w:div>
    <w:div w:id="212808836">
      <w:bodyDiv w:val="1"/>
      <w:marLeft w:val="0"/>
      <w:marRight w:val="0"/>
      <w:marTop w:val="0"/>
      <w:marBottom w:val="0"/>
      <w:divBdr>
        <w:top w:val="none" w:sz="0" w:space="0" w:color="auto"/>
        <w:left w:val="none" w:sz="0" w:space="0" w:color="auto"/>
        <w:bottom w:val="none" w:sz="0" w:space="0" w:color="auto"/>
        <w:right w:val="none" w:sz="0" w:space="0" w:color="auto"/>
      </w:divBdr>
      <w:divsChild>
        <w:div w:id="101997461">
          <w:marLeft w:val="0"/>
          <w:marRight w:val="0"/>
          <w:marTop w:val="0"/>
          <w:marBottom w:val="0"/>
          <w:divBdr>
            <w:top w:val="none" w:sz="0" w:space="0" w:color="auto"/>
            <w:left w:val="none" w:sz="0" w:space="0" w:color="auto"/>
            <w:bottom w:val="none" w:sz="0" w:space="0" w:color="auto"/>
            <w:right w:val="none" w:sz="0" w:space="0" w:color="auto"/>
          </w:divBdr>
        </w:div>
      </w:divsChild>
    </w:div>
    <w:div w:id="241568423">
      <w:bodyDiv w:val="1"/>
      <w:marLeft w:val="0"/>
      <w:marRight w:val="0"/>
      <w:marTop w:val="0"/>
      <w:marBottom w:val="0"/>
      <w:divBdr>
        <w:top w:val="none" w:sz="0" w:space="0" w:color="auto"/>
        <w:left w:val="none" w:sz="0" w:space="0" w:color="auto"/>
        <w:bottom w:val="none" w:sz="0" w:space="0" w:color="auto"/>
        <w:right w:val="none" w:sz="0" w:space="0" w:color="auto"/>
      </w:divBdr>
    </w:div>
    <w:div w:id="252057302">
      <w:bodyDiv w:val="1"/>
      <w:marLeft w:val="0"/>
      <w:marRight w:val="0"/>
      <w:marTop w:val="0"/>
      <w:marBottom w:val="0"/>
      <w:divBdr>
        <w:top w:val="none" w:sz="0" w:space="0" w:color="auto"/>
        <w:left w:val="none" w:sz="0" w:space="0" w:color="auto"/>
        <w:bottom w:val="none" w:sz="0" w:space="0" w:color="auto"/>
        <w:right w:val="none" w:sz="0" w:space="0" w:color="auto"/>
      </w:divBdr>
      <w:divsChild>
        <w:div w:id="1021323818">
          <w:marLeft w:val="0"/>
          <w:marRight w:val="0"/>
          <w:marTop w:val="0"/>
          <w:marBottom w:val="0"/>
          <w:divBdr>
            <w:top w:val="none" w:sz="0" w:space="0" w:color="auto"/>
            <w:left w:val="none" w:sz="0" w:space="0" w:color="auto"/>
            <w:bottom w:val="none" w:sz="0" w:space="0" w:color="auto"/>
            <w:right w:val="none" w:sz="0" w:space="0" w:color="auto"/>
          </w:divBdr>
        </w:div>
      </w:divsChild>
    </w:div>
    <w:div w:id="260995130">
      <w:bodyDiv w:val="1"/>
      <w:marLeft w:val="0"/>
      <w:marRight w:val="0"/>
      <w:marTop w:val="0"/>
      <w:marBottom w:val="0"/>
      <w:divBdr>
        <w:top w:val="none" w:sz="0" w:space="0" w:color="auto"/>
        <w:left w:val="none" w:sz="0" w:space="0" w:color="auto"/>
        <w:bottom w:val="none" w:sz="0" w:space="0" w:color="auto"/>
        <w:right w:val="none" w:sz="0" w:space="0" w:color="auto"/>
      </w:divBdr>
      <w:divsChild>
        <w:div w:id="1078476611">
          <w:marLeft w:val="0"/>
          <w:marRight w:val="0"/>
          <w:marTop w:val="0"/>
          <w:marBottom w:val="0"/>
          <w:divBdr>
            <w:top w:val="none" w:sz="0" w:space="0" w:color="auto"/>
            <w:left w:val="none" w:sz="0" w:space="0" w:color="auto"/>
            <w:bottom w:val="none" w:sz="0" w:space="0" w:color="auto"/>
            <w:right w:val="none" w:sz="0" w:space="0" w:color="auto"/>
          </w:divBdr>
          <w:divsChild>
            <w:div w:id="332344194">
              <w:marLeft w:val="0"/>
              <w:marRight w:val="0"/>
              <w:marTop w:val="0"/>
              <w:marBottom w:val="0"/>
              <w:divBdr>
                <w:top w:val="none" w:sz="0" w:space="0" w:color="auto"/>
                <w:left w:val="none" w:sz="0" w:space="0" w:color="auto"/>
                <w:bottom w:val="none" w:sz="0" w:space="0" w:color="auto"/>
                <w:right w:val="none" w:sz="0" w:space="0" w:color="auto"/>
              </w:divBdr>
              <w:divsChild>
                <w:div w:id="15223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4660">
      <w:bodyDiv w:val="1"/>
      <w:marLeft w:val="0"/>
      <w:marRight w:val="0"/>
      <w:marTop w:val="0"/>
      <w:marBottom w:val="0"/>
      <w:divBdr>
        <w:top w:val="none" w:sz="0" w:space="0" w:color="auto"/>
        <w:left w:val="none" w:sz="0" w:space="0" w:color="auto"/>
        <w:bottom w:val="none" w:sz="0" w:space="0" w:color="auto"/>
        <w:right w:val="none" w:sz="0" w:space="0" w:color="auto"/>
      </w:divBdr>
    </w:div>
    <w:div w:id="305203028">
      <w:bodyDiv w:val="1"/>
      <w:marLeft w:val="0"/>
      <w:marRight w:val="0"/>
      <w:marTop w:val="0"/>
      <w:marBottom w:val="0"/>
      <w:divBdr>
        <w:top w:val="none" w:sz="0" w:space="0" w:color="auto"/>
        <w:left w:val="none" w:sz="0" w:space="0" w:color="auto"/>
        <w:bottom w:val="none" w:sz="0" w:space="0" w:color="auto"/>
        <w:right w:val="none" w:sz="0" w:space="0" w:color="auto"/>
      </w:divBdr>
      <w:divsChild>
        <w:div w:id="97531134">
          <w:marLeft w:val="0"/>
          <w:marRight w:val="0"/>
          <w:marTop w:val="0"/>
          <w:marBottom w:val="0"/>
          <w:divBdr>
            <w:top w:val="none" w:sz="0" w:space="0" w:color="auto"/>
            <w:left w:val="none" w:sz="0" w:space="0" w:color="auto"/>
            <w:bottom w:val="none" w:sz="0" w:space="0" w:color="auto"/>
            <w:right w:val="none" w:sz="0" w:space="0" w:color="auto"/>
          </w:divBdr>
          <w:divsChild>
            <w:div w:id="727462819">
              <w:marLeft w:val="0"/>
              <w:marRight w:val="0"/>
              <w:marTop w:val="0"/>
              <w:marBottom w:val="0"/>
              <w:divBdr>
                <w:top w:val="none" w:sz="0" w:space="0" w:color="auto"/>
                <w:left w:val="none" w:sz="0" w:space="0" w:color="auto"/>
                <w:bottom w:val="none" w:sz="0" w:space="0" w:color="auto"/>
                <w:right w:val="none" w:sz="0" w:space="0" w:color="auto"/>
              </w:divBdr>
              <w:divsChild>
                <w:div w:id="224218415">
                  <w:marLeft w:val="0"/>
                  <w:marRight w:val="0"/>
                  <w:marTop w:val="0"/>
                  <w:marBottom w:val="0"/>
                  <w:divBdr>
                    <w:top w:val="none" w:sz="0" w:space="0" w:color="auto"/>
                    <w:left w:val="none" w:sz="0" w:space="0" w:color="auto"/>
                    <w:bottom w:val="none" w:sz="0" w:space="0" w:color="auto"/>
                    <w:right w:val="none" w:sz="0" w:space="0" w:color="auto"/>
                  </w:divBdr>
                  <w:divsChild>
                    <w:div w:id="14175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526399">
      <w:bodyDiv w:val="1"/>
      <w:marLeft w:val="0"/>
      <w:marRight w:val="0"/>
      <w:marTop w:val="0"/>
      <w:marBottom w:val="0"/>
      <w:divBdr>
        <w:top w:val="none" w:sz="0" w:space="0" w:color="auto"/>
        <w:left w:val="none" w:sz="0" w:space="0" w:color="auto"/>
        <w:bottom w:val="none" w:sz="0" w:space="0" w:color="auto"/>
        <w:right w:val="none" w:sz="0" w:space="0" w:color="auto"/>
      </w:divBdr>
      <w:divsChild>
        <w:div w:id="1471970663">
          <w:marLeft w:val="0"/>
          <w:marRight w:val="0"/>
          <w:marTop w:val="0"/>
          <w:marBottom w:val="0"/>
          <w:divBdr>
            <w:top w:val="none" w:sz="0" w:space="0" w:color="auto"/>
            <w:left w:val="none" w:sz="0" w:space="0" w:color="auto"/>
            <w:bottom w:val="none" w:sz="0" w:space="0" w:color="auto"/>
            <w:right w:val="none" w:sz="0" w:space="0" w:color="auto"/>
          </w:divBdr>
          <w:divsChild>
            <w:div w:id="1361126755">
              <w:marLeft w:val="0"/>
              <w:marRight w:val="0"/>
              <w:marTop w:val="0"/>
              <w:marBottom w:val="0"/>
              <w:divBdr>
                <w:top w:val="none" w:sz="0" w:space="0" w:color="auto"/>
                <w:left w:val="none" w:sz="0" w:space="0" w:color="auto"/>
                <w:bottom w:val="none" w:sz="0" w:space="0" w:color="auto"/>
                <w:right w:val="none" w:sz="0" w:space="0" w:color="auto"/>
              </w:divBdr>
              <w:divsChild>
                <w:div w:id="332147003">
                  <w:marLeft w:val="0"/>
                  <w:marRight w:val="0"/>
                  <w:marTop w:val="0"/>
                  <w:marBottom w:val="0"/>
                  <w:divBdr>
                    <w:top w:val="none" w:sz="0" w:space="0" w:color="auto"/>
                    <w:left w:val="none" w:sz="0" w:space="0" w:color="auto"/>
                    <w:bottom w:val="none" w:sz="0" w:space="0" w:color="auto"/>
                    <w:right w:val="none" w:sz="0" w:space="0" w:color="auto"/>
                  </w:divBdr>
                  <w:divsChild>
                    <w:div w:id="12510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12173">
      <w:bodyDiv w:val="1"/>
      <w:marLeft w:val="0"/>
      <w:marRight w:val="0"/>
      <w:marTop w:val="0"/>
      <w:marBottom w:val="0"/>
      <w:divBdr>
        <w:top w:val="none" w:sz="0" w:space="0" w:color="auto"/>
        <w:left w:val="none" w:sz="0" w:space="0" w:color="auto"/>
        <w:bottom w:val="none" w:sz="0" w:space="0" w:color="auto"/>
        <w:right w:val="none" w:sz="0" w:space="0" w:color="auto"/>
      </w:divBdr>
      <w:divsChild>
        <w:div w:id="795102267">
          <w:marLeft w:val="0"/>
          <w:marRight w:val="0"/>
          <w:marTop w:val="0"/>
          <w:marBottom w:val="0"/>
          <w:divBdr>
            <w:top w:val="none" w:sz="0" w:space="0" w:color="auto"/>
            <w:left w:val="none" w:sz="0" w:space="0" w:color="auto"/>
            <w:bottom w:val="none" w:sz="0" w:space="0" w:color="auto"/>
            <w:right w:val="none" w:sz="0" w:space="0" w:color="auto"/>
          </w:divBdr>
          <w:divsChild>
            <w:div w:id="2007249054">
              <w:marLeft w:val="0"/>
              <w:marRight w:val="0"/>
              <w:marTop w:val="0"/>
              <w:marBottom w:val="0"/>
              <w:divBdr>
                <w:top w:val="none" w:sz="0" w:space="0" w:color="auto"/>
                <w:left w:val="none" w:sz="0" w:space="0" w:color="auto"/>
                <w:bottom w:val="none" w:sz="0" w:space="0" w:color="auto"/>
                <w:right w:val="none" w:sz="0" w:space="0" w:color="auto"/>
              </w:divBdr>
              <w:divsChild>
                <w:div w:id="3103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7116">
      <w:bodyDiv w:val="1"/>
      <w:marLeft w:val="0"/>
      <w:marRight w:val="0"/>
      <w:marTop w:val="0"/>
      <w:marBottom w:val="0"/>
      <w:divBdr>
        <w:top w:val="none" w:sz="0" w:space="0" w:color="auto"/>
        <w:left w:val="none" w:sz="0" w:space="0" w:color="auto"/>
        <w:bottom w:val="none" w:sz="0" w:space="0" w:color="auto"/>
        <w:right w:val="none" w:sz="0" w:space="0" w:color="auto"/>
      </w:divBdr>
    </w:div>
    <w:div w:id="386343923">
      <w:bodyDiv w:val="1"/>
      <w:marLeft w:val="0"/>
      <w:marRight w:val="0"/>
      <w:marTop w:val="0"/>
      <w:marBottom w:val="0"/>
      <w:divBdr>
        <w:top w:val="none" w:sz="0" w:space="0" w:color="auto"/>
        <w:left w:val="none" w:sz="0" w:space="0" w:color="auto"/>
        <w:bottom w:val="none" w:sz="0" w:space="0" w:color="auto"/>
        <w:right w:val="none" w:sz="0" w:space="0" w:color="auto"/>
      </w:divBdr>
      <w:divsChild>
        <w:div w:id="740057072">
          <w:marLeft w:val="0"/>
          <w:marRight w:val="0"/>
          <w:marTop w:val="0"/>
          <w:marBottom w:val="0"/>
          <w:divBdr>
            <w:top w:val="none" w:sz="0" w:space="0" w:color="auto"/>
            <w:left w:val="none" w:sz="0" w:space="0" w:color="auto"/>
            <w:bottom w:val="none" w:sz="0" w:space="0" w:color="auto"/>
            <w:right w:val="none" w:sz="0" w:space="0" w:color="auto"/>
          </w:divBdr>
        </w:div>
      </w:divsChild>
    </w:div>
    <w:div w:id="426386115">
      <w:bodyDiv w:val="1"/>
      <w:marLeft w:val="0"/>
      <w:marRight w:val="0"/>
      <w:marTop w:val="0"/>
      <w:marBottom w:val="0"/>
      <w:divBdr>
        <w:top w:val="none" w:sz="0" w:space="0" w:color="auto"/>
        <w:left w:val="none" w:sz="0" w:space="0" w:color="auto"/>
        <w:bottom w:val="none" w:sz="0" w:space="0" w:color="auto"/>
        <w:right w:val="none" w:sz="0" w:space="0" w:color="auto"/>
      </w:divBdr>
    </w:div>
    <w:div w:id="458260476">
      <w:bodyDiv w:val="1"/>
      <w:marLeft w:val="0"/>
      <w:marRight w:val="0"/>
      <w:marTop w:val="0"/>
      <w:marBottom w:val="0"/>
      <w:divBdr>
        <w:top w:val="none" w:sz="0" w:space="0" w:color="auto"/>
        <w:left w:val="none" w:sz="0" w:space="0" w:color="auto"/>
        <w:bottom w:val="none" w:sz="0" w:space="0" w:color="auto"/>
        <w:right w:val="none" w:sz="0" w:space="0" w:color="auto"/>
      </w:divBdr>
      <w:divsChild>
        <w:div w:id="2023162487">
          <w:marLeft w:val="0"/>
          <w:marRight w:val="0"/>
          <w:marTop w:val="0"/>
          <w:marBottom w:val="0"/>
          <w:divBdr>
            <w:top w:val="none" w:sz="0" w:space="0" w:color="auto"/>
            <w:left w:val="none" w:sz="0" w:space="0" w:color="auto"/>
            <w:bottom w:val="none" w:sz="0" w:space="0" w:color="auto"/>
            <w:right w:val="none" w:sz="0" w:space="0" w:color="auto"/>
          </w:divBdr>
          <w:divsChild>
            <w:div w:id="752971186">
              <w:marLeft w:val="0"/>
              <w:marRight w:val="0"/>
              <w:marTop w:val="0"/>
              <w:marBottom w:val="0"/>
              <w:divBdr>
                <w:top w:val="none" w:sz="0" w:space="0" w:color="auto"/>
                <w:left w:val="none" w:sz="0" w:space="0" w:color="auto"/>
                <w:bottom w:val="none" w:sz="0" w:space="0" w:color="auto"/>
                <w:right w:val="none" w:sz="0" w:space="0" w:color="auto"/>
              </w:divBdr>
              <w:divsChild>
                <w:div w:id="5310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2898">
      <w:bodyDiv w:val="1"/>
      <w:marLeft w:val="0"/>
      <w:marRight w:val="0"/>
      <w:marTop w:val="0"/>
      <w:marBottom w:val="0"/>
      <w:divBdr>
        <w:top w:val="none" w:sz="0" w:space="0" w:color="auto"/>
        <w:left w:val="none" w:sz="0" w:space="0" w:color="auto"/>
        <w:bottom w:val="none" w:sz="0" w:space="0" w:color="auto"/>
        <w:right w:val="none" w:sz="0" w:space="0" w:color="auto"/>
      </w:divBdr>
    </w:div>
    <w:div w:id="485821420">
      <w:bodyDiv w:val="1"/>
      <w:marLeft w:val="0"/>
      <w:marRight w:val="0"/>
      <w:marTop w:val="0"/>
      <w:marBottom w:val="0"/>
      <w:divBdr>
        <w:top w:val="none" w:sz="0" w:space="0" w:color="auto"/>
        <w:left w:val="none" w:sz="0" w:space="0" w:color="auto"/>
        <w:bottom w:val="none" w:sz="0" w:space="0" w:color="auto"/>
        <w:right w:val="none" w:sz="0" w:space="0" w:color="auto"/>
      </w:divBdr>
      <w:divsChild>
        <w:div w:id="1623072120">
          <w:marLeft w:val="0"/>
          <w:marRight w:val="0"/>
          <w:marTop w:val="0"/>
          <w:marBottom w:val="0"/>
          <w:divBdr>
            <w:top w:val="none" w:sz="0" w:space="0" w:color="auto"/>
            <w:left w:val="none" w:sz="0" w:space="0" w:color="auto"/>
            <w:bottom w:val="none" w:sz="0" w:space="0" w:color="auto"/>
            <w:right w:val="none" w:sz="0" w:space="0" w:color="auto"/>
          </w:divBdr>
          <w:divsChild>
            <w:div w:id="1617785813">
              <w:marLeft w:val="0"/>
              <w:marRight w:val="0"/>
              <w:marTop w:val="0"/>
              <w:marBottom w:val="0"/>
              <w:divBdr>
                <w:top w:val="none" w:sz="0" w:space="0" w:color="auto"/>
                <w:left w:val="none" w:sz="0" w:space="0" w:color="auto"/>
                <w:bottom w:val="none" w:sz="0" w:space="0" w:color="auto"/>
                <w:right w:val="none" w:sz="0" w:space="0" w:color="auto"/>
              </w:divBdr>
              <w:divsChild>
                <w:div w:id="388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439581">
      <w:bodyDiv w:val="1"/>
      <w:marLeft w:val="0"/>
      <w:marRight w:val="0"/>
      <w:marTop w:val="0"/>
      <w:marBottom w:val="0"/>
      <w:divBdr>
        <w:top w:val="none" w:sz="0" w:space="0" w:color="auto"/>
        <w:left w:val="none" w:sz="0" w:space="0" w:color="auto"/>
        <w:bottom w:val="none" w:sz="0" w:space="0" w:color="auto"/>
        <w:right w:val="none" w:sz="0" w:space="0" w:color="auto"/>
      </w:divBdr>
    </w:div>
    <w:div w:id="541599989">
      <w:bodyDiv w:val="1"/>
      <w:marLeft w:val="0"/>
      <w:marRight w:val="0"/>
      <w:marTop w:val="0"/>
      <w:marBottom w:val="0"/>
      <w:divBdr>
        <w:top w:val="none" w:sz="0" w:space="0" w:color="auto"/>
        <w:left w:val="none" w:sz="0" w:space="0" w:color="auto"/>
        <w:bottom w:val="none" w:sz="0" w:space="0" w:color="auto"/>
        <w:right w:val="none" w:sz="0" w:space="0" w:color="auto"/>
      </w:divBdr>
      <w:divsChild>
        <w:div w:id="606813816">
          <w:marLeft w:val="0"/>
          <w:marRight w:val="0"/>
          <w:marTop w:val="0"/>
          <w:marBottom w:val="0"/>
          <w:divBdr>
            <w:top w:val="none" w:sz="0" w:space="0" w:color="auto"/>
            <w:left w:val="none" w:sz="0" w:space="0" w:color="auto"/>
            <w:bottom w:val="none" w:sz="0" w:space="0" w:color="auto"/>
            <w:right w:val="none" w:sz="0" w:space="0" w:color="auto"/>
          </w:divBdr>
          <w:divsChild>
            <w:div w:id="1816024908">
              <w:marLeft w:val="0"/>
              <w:marRight w:val="0"/>
              <w:marTop w:val="0"/>
              <w:marBottom w:val="0"/>
              <w:divBdr>
                <w:top w:val="none" w:sz="0" w:space="0" w:color="auto"/>
                <w:left w:val="none" w:sz="0" w:space="0" w:color="auto"/>
                <w:bottom w:val="none" w:sz="0" w:space="0" w:color="auto"/>
                <w:right w:val="none" w:sz="0" w:space="0" w:color="auto"/>
              </w:divBdr>
              <w:divsChild>
                <w:div w:id="5327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35969">
      <w:bodyDiv w:val="1"/>
      <w:marLeft w:val="0"/>
      <w:marRight w:val="0"/>
      <w:marTop w:val="0"/>
      <w:marBottom w:val="0"/>
      <w:divBdr>
        <w:top w:val="none" w:sz="0" w:space="0" w:color="auto"/>
        <w:left w:val="none" w:sz="0" w:space="0" w:color="auto"/>
        <w:bottom w:val="none" w:sz="0" w:space="0" w:color="auto"/>
        <w:right w:val="none" w:sz="0" w:space="0" w:color="auto"/>
      </w:divBdr>
      <w:divsChild>
        <w:div w:id="113640102">
          <w:marLeft w:val="0"/>
          <w:marRight w:val="0"/>
          <w:marTop w:val="0"/>
          <w:marBottom w:val="0"/>
          <w:divBdr>
            <w:top w:val="none" w:sz="0" w:space="0" w:color="auto"/>
            <w:left w:val="none" w:sz="0" w:space="0" w:color="auto"/>
            <w:bottom w:val="none" w:sz="0" w:space="0" w:color="auto"/>
            <w:right w:val="none" w:sz="0" w:space="0" w:color="auto"/>
          </w:divBdr>
          <w:divsChild>
            <w:div w:id="1109741173">
              <w:marLeft w:val="0"/>
              <w:marRight w:val="0"/>
              <w:marTop w:val="0"/>
              <w:marBottom w:val="0"/>
              <w:divBdr>
                <w:top w:val="none" w:sz="0" w:space="0" w:color="auto"/>
                <w:left w:val="none" w:sz="0" w:space="0" w:color="auto"/>
                <w:bottom w:val="none" w:sz="0" w:space="0" w:color="auto"/>
                <w:right w:val="none" w:sz="0" w:space="0" w:color="auto"/>
              </w:divBdr>
              <w:divsChild>
                <w:div w:id="18285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80454">
      <w:bodyDiv w:val="1"/>
      <w:marLeft w:val="0"/>
      <w:marRight w:val="0"/>
      <w:marTop w:val="0"/>
      <w:marBottom w:val="0"/>
      <w:divBdr>
        <w:top w:val="none" w:sz="0" w:space="0" w:color="auto"/>
        <w:left w:val="none" w:sz="0" w:space="0" w:color="auto"/>
        <w:bottom w:val="none" w:sz="0" w:space="0" w:color="auto"/>
        <w:right w:val="none" w:sz="0" w:space="0" w:color="auto"/>
      </w:divBdr>
    </w:div>
    <w:div w:id="671563901">
      <w:bodyDiv w:val="1"/>
      <w:marLeft w:val="0"/>
      <w:marRight w:val="0"/>
      <w:marTop w:val="0"/>
      <w:marBottom w:val="0"/>
      <w:divBdr>
        <w:top w:val="none" w:sz="0" w:space="0" w:color="auto"/>
        <w:left w:val="none" w:sz="0" w:space="0" w:color="auto"/>
        <w:bottom w:val="none" w:sz="0" w:space="0" w:color="auto"/>
        <w:right w:val="none" w:sz="0" w:space="0" w:color="auto"/>
      </w:divBdr>
    </w:div>
    <w:div w:id="676156199">
      <w:bodyDiv w:val="1"/>
      <w:marLeft w:val="0"/>
      <w:marRight w:val="0"/>
      <w:marTop w:val="0"/>
      <w:marBottom w:val="0"/>
      <w:divBdr>
        <w:top w:val="none" w:sz="0" w:space="0" w:color="auto"/>
        <w:left w:val="none" w:sz="0" w:space="0" w:color="auto"/>
        <w:bottom w:val="none" w:sz="0" w:space="0" w:color="auto"/>
        <w:right w:val="none" w:sz="0" w:space="0" w:color="auto"/>
      </w:divBdr>
    </w:div>
    <w:div w:id="724333833">
      <w:bodyDiv w:val="1"/>
      <w:marLeft w:val="0"/>
      <w:marRight w:val="0"/>
      <w:marTop w:val="0"/>
      <w:marBottom w:val="0"/>
      <w:divBdr>
        <w:top w:val="none" w:sz="0" w:space="0" w:color="auto"/>
        <w:left w:val="none" w:sz="0" w:space="0" w:color="auto"/>
        <w:bottom w:val="none" w:sz="0" w:space="0" w:color="auto"/>
        <w:right w:val="none" w:sz="0" w:space="0" w:color="auto"/>
      </w:divBdr>
      <w:divsChild>
        <w:div w:id="403644132">
          <w:marLeft w:val="0"/>
          <w:marRight w:val="0"/>
          <w:marTop w:val="0"/>
          <w:marBottom w:val="0"/>
          <w:divBdr>
            <w:top w:val="none" w:sz="0" w:space="0" w:color="auto"/>
            <w:left w:val="none" w:sz="0" w:space="0" w:color="auto"/>
            <w:bottom w:val="none" w:sz="0" w:space="0" w:color="auto"/>
            <w:right w:val="none" w:sz="0" w:space="0" w:color="auto"/>
          </w:divBdr>
        </w:div>
      </w:divsChild>
    </w:div>
    <w:div w:id="763720620">
      <w:bodyDiv w:val="1"/>
      <w:marLeft w:val="0"/>
      <w:marRight w:val="0"/>
      <w:marTop w:val="0"/>
      <w:marBottom w:val="0"/>
      <w:divBdr>
        <w:top w:val="none" w:sz="0" w:space="0" w:color="auto"/>
        <w:left w:val="none" w:sz="0" w:space="0" w:color="auto"/>
        <w:bottom w:val="none" w:sz="0" w:space="0" w:color="auto"/>
        <w:right w:val="none" w:sz="0" w:space="0" w:color="auto"/>
      </w:divBdr>
      <w:divsChild>
        <w:div w:id="1562129242">
          <w:marLeft w:val="0"/>
          <w:marRight w:val="0"/>
          <w:marTop w:val="0"/>
          <w:marBottom w:val="0"/>
          <w:divBdr>
            <w:top w:val="none" w:sz="0" w:space="0" w:color="auto"/>
            <w:left w:val="none" w:sz="0" w:space="0" w:color="auto"/>
            <w:bottom w:val="none" w:sz="0" w:space="0" w:color="auto"/>
            <w:right w:val="none" w:sz="0" w:space="0" w:color="auto"/>
          </w:divBdr>
        </w:div>
      </w:divsChild>
    </w:div>
    <w:div w:id="787817152">
      <w:bodyDiv w:val="1"/>
      <w:marLeft w:val="0"/>
      <w:marRight w:val="0"/>
      <w:marTop w:val="0"/>
      <w:marBottom w:val="0"/>
      <w:divBdr>
        <w:top w:val="none" w:sz="0" w:space="0" w:color="auto"/>
        <w:left w:val="none" w:sz="0" w:space="0" w:color="auto"/>
        <w:bottom w:val="none" w:sz="0" w:space="0" w:color="auto"/>
        <w:right w:val="none" w:sz="0" w:space="0" w:color="auto"/>
      </w:divBdr>
      <w:divsChild>
        <w:div w:id="1473909749">
          <w:marLeft w:val="0"/>
          <w:marRight w:val="0"/>
          <w:marTop w:val="0"/>
          <w:marBottom w:val="0"/>
          <w:divBdr>
            <w:top w:val="none" w:sz="0" w:space="0" w:color="auto"/>
            <w:left w:val="none" w:sz="0" w:space="0" w:color="auto"/>
            <w:bottom w:val="none" w:sz="0" w:space="0" w:color="auto"/>
            <w:right w:val="none" w:sz="0" w:space="0" w:color="auto"/>
          </w:divBdr>
        </w:div>
      </w:divsChild>
    </w:div>
    <w:div w:id="813713469">
      <w:bodyDiv w:val="1"/>
      <w:marLeft w:val="0"/>
      <w:marRight w:val="0"/>
      <w:marTop w:val="0"/>
      <w:marBottom w:val="0"/>
      <w:divBdr>
        <w:top w:val="none" w:sz="0" w:space="0" w:color="auto"/>
        <w:left w:val="none" w:sz="0" w:space="0" w:color="auto"/>
        <w:bottom w:val="none" w:sz="0" w:space="0" w:color="auto"/>
        <w:right w:val="none" w:sz="0" w:space="0" w:color="auto"/>
      </w:divBdr>
    </w:div>
    <w:div w:id="872763525">
      <w:bodyDiv w:val="1"/>
      <w:marLeft w:val="0"/>
      <w:marRight w:val="0"/>
      <w:marTop w:val="0"/>
      <w:marBottom w:val="0"/>
      <w:divBdr>
        <w:top w:val="none" w:sz="0" w:space="0" w:color="auto"/>
        <w:left w:val="none" w:sz="0" w:space="0" w:color="auto"/>
        <w:bottom w:val="none" w:sz="0" w:space="0" w:color="auto"/>
        <w:right w:val="none" w:sz="0" w:space="0" w:color="auto"/>
      </w:divBdr>
      <w:divsChild>
        <w:div w:id="1692142764">
          <w:marLeft w:val="0"/>
          <w:marRight w:val="0"/>
          <w:marTop w:val="0"/>
          <w:marBottom w:val="0"/>
          <w:divBdr>
            <w:top w:val="none" w:sz="0" w:space="0" w:color="auto"/>
            <w:left w:val="none" w:sz="0" w:space="0" w:color="auto"/>
            <w:bottom w:val="none" w:sz="0" w:space="0" w:color="auto"/>
            <w:right w:val="none" w:sz="0" w:space="0" w:color="auto"/>
          </w:divBdr>
          <w:divsChild>
            <w:div w:id="716783126">
              <w:marLeft w:val="0"/>
              <w:marRight w:val="0"/>
              <w:marTop w:val="0"/>
              <w:marBottom w:val="0"/>
              <w:divBdr>
                <w:top w:val="none" w:sz="0" w:space="0" w:color="auto"/>
                <w:left w:val="none" w:sz="0" w:space="0" w:color="auto"/>
                <w:bottom w:val="none" w:sz="0" w:space="0" w:color="auto"/>
                <w:right w:val="none" w:sz="0" w:space="0" w:color="auto"/>
              </w:divBdr>
              <w:divsChild>
                <w:div w:id="205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83181">
      <w:bodyDiv w:val="1"/>
      <w:marLeft w:val="0"/>
      <w:marRight w:val="0"/>
      <w:marTop w:val="0"/>
      <w:marBottom w:val="0"/>
      <w:divBdr>
        <w:top w:val="none" w:sz="0" w:space="0" w:color="auto"/>
        <w:left w:val="none" w:sz="0" w:space="0" w:color="auto"/>
        <w:bottom w:val="none" w:sz="0" w:space="0" w:color="auto"/>
        <w:right w:val="none" w:sz="0" w:space="0" w:color="auto"/>
      </w:divBdr>
      <w:divsChild>
        <w:div w:id="1531261987">
          <w:marLeft w:val="0"/>
          <w:marRight w:val="0"/>
          <w:marTop w:val="0"/>
          <w:marBottom w:val="0"/>
          <w:divBdr>
            <w:top w:val="none" w:sz="0" w:space="0" w:color="auto"/>
            <w:left w:val="none" w:sz="0" w:space="0" w:color="auto"/>
            <w:bottom w:val="none" w:sz="0" w:space="0" w:color="auto"/>
            <w:right w:val="none" w:sz="0" w:space="0" w:color="auto"/>
          </w:divBdr>
        </w:div>
      </w:divsChild>
    </w:div>
    <w:div w:id="1006060709">
      <w:bodyDiv w:val="1"/>
      <w:marLeft w:val="0"/>
      <w:marRight w:val="0"/>
      <w:marTop w:val="0"/>
      <w:marBottom w:val="0"/>
      <w:divBdr>
        <w:top w:val="none" w:sz="0" w:space="0" w:color="auto"/>
        <w:left w:val="none" w:sz="0" w:space="0" w:color="auto"/>
        <w:bottom w:val="none" w:sz="0" w:space="0" w:color="auto"/>
        <w:right w:val="none" w:sz="0" w:space="0" w:color="auto"/>
      </w:divBdr>
      <w:divsChild>
        <w:div w:id="881940955">
          <w:marLeft w:val="0"/>
          <w:marRight w:val="0"/>
          <w:marTop w:val="0"/>
          <w:marBottom w:val="0"/>
          <w:divBdr>
            <w:top w:val="none" w:sz="0" w:space="0" w:color="auto"/>
            <w:left w:val="none" w:sz="0" w:space="0" w:color="auto"/>
            <w:bottom w:val="none" w:sz="0" w:space="0" w:color="auto"/>
            <w:right w:val="none" w:sz="0" w:space="0" w:color="auto"/>
          </w:divBdr>
          <w:divsChild>
            <w:div w:id="1665930903">
              <w:marLeft w:val="0"/>
              <w:marRight w:val="0"/>
              <w:marTop w:val="0"/>
              <w:marBottom w:val="0"/>
              <w:divBdr>
                <w:top w:val="none" w:sz="0" w:space="0" w:color="auto"/>
                <w:left w:val="none" w:sz="0" w:space="0" w:color="auto"/>
                <w:bottom w:val="none" w:sz="0" w:space="0" w:color="auto"/>
                <w:right w:val="none" w:sz="0" w:space="0" w:color="auto"/>
              </w:divBdr>
              <w:divsChild>
                <w:div w:id="7214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77089">
      <w:bodyDiv w:val="1"/>
      <w:marLeft w:val="0"/>
      <w:marRight w:val="0"/>
      <w:marTop w:val="0"/>
      <w:marBottom w:val="0"/>
      <w:divBdr>
        <w:top w:val="none" w:sz="0" w:space="0" w:color="auto"/>
        <w:left w:val="none" w:sz="0" w:space="0" w:color="auto"/>
        <w:bottom w:val="none" w:sz="0" w:space="0" w:color="auto"/>
        <w:right w:val="none" w:sz="0" w:space="0" w:color="auto"/>
      </w:divBdr>
      <w:divsChild>
        <w:div w:id="1111318209">
          <w:marLeft w:val="0"/>
          <w:marRight w:val="0"/>
          <w:marTop w:val="0"/>
          <w:marBottom w:val="0"/>
          <w:divBdr>
            <w:top w:val="single" w:sz="6" w:space="0" w:color="5B616B"/>
            <w:left w:val="single" w:sz="6" w:space="0" w:color="5B616B"/>
            <w:bottom w:val="single" w:sz="6" w:space="0" w:color="5B616B"/>
            <w:right w:val="single" w:sz="6" w:space="0" w:color="5B616B"/>
          </w:divBdr>
        </w:div>
        <w:div w:id="1212958543">
          <w:marLeft w:val="0"/>
          <w:marRight w:val="0"/>
          <w:marTop w:val="0"/>
          <w:marBottom w:val="0"/>
          <w:divBdr>
            <w:top w:val="none" w:sz="0" w:space="0" w:color="auto"/>
            <w:left w:val="none" w:sz="0" w:space="0" w:color="auto"/>
            <w:bottom w:val="none" w:sz="0" w:space="0" w:color="auto"/>
            <w:right w:val="none" w:sz="0" w:space="0" w:color="auto"/>
          </w:divBdr>
        </w:div>
      </w:divsChild>
    </w:div>
    <w:div w:id="1025448892">
      <w:bodyDiv w:val="1"/>
      <w:marLeft w:val="0"/>
      <w:marRight w:val="0"/>
      <w:marTop w:val="0"/>
      <w:marBottom w:val="0"/>
      <w:divBdr>
        <w:top w:val="none" w:sz="0" w:space="0" w:color="auto"/>
        <w:left w:val="none" w:sz="0" w:space="0" w:color="auto"/>
        <w:bottom w:val="none" w:sz="0" w:space="0" w:color="auto"/>
        <w:right w:val="none" w:sz="0" w:space="0" w:color="auto"/>
      </w:divBdr>
      <w:divsChild>
        <w:div w:id="1158570423">
          <w:marLeft w:val="0"/>
          <w:marRight w:val="0"/>
          <w:marTop w:val="0"/>
          <w:marBottom w:val="0"/>
          <w:divBdr>
            <w:top w:val="none" w:sz="0" w:space="0" w:color="auto"/>
            <w:left w:val="none" w:sz="0" w:space="0" w:color="auto"/>
            <w:bottom w:val="none" w:sz="0" w:space="0" w:color="auto"/>
            <w:right w:val="none" w:sz="0" w:space="0" w:color="auto"/>
          </w:divBdr>
          <w:divsChild>
            <w:div w:id="1359354680">
              <w:marLeft w:val="0"/>
              <w:marRight w:val="0"/>
              <w:marTop w:val="0"/>
              <w:marBottom w:val="0"/>
              <w:divBdr>
                <w:top w:val="none" w:sz="0" w:space="0" w:color="auto"/>
                <w:left w:val="none" w:sz="0" w:space="0" w:color="auto"/>
                <w:bottom w:val="none" w:sz="0" w:space="0" w:color="auto"/>
                <w:right w:val="none" w:sz="0" w:space="0" w:color="auto"/>
              </w:divBdr>
              <w:divsChild>
                <w:div w:id="2637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732898">
      <w:bodyDiv w:val="1"/>
      <w:marLeft w:val="0"/>
      <w:marRight w:val="0"/>
      <w:marTop w:val="0"/>
      <w:marBottom w:val="0"/>
      <w:divBdr>
        <w:top w:val="none" w:sz="0" w:space="0" w:color="auto"/>
        <w:left w:val="none" w:sz="0" w:space="0" w:color="auto"/>
        <w:bottom w:val="none" w:sz="0" w:space="0" w:color="auto"/>
        <w:right w:val="none" w:sz="0" w:space="0" w:color="auto"/>
      </w:divBdr>
      <w:divsChild>
        <w:div w:id="1543203477">
          <w:marLeft w:val="360"/>
          <w:marRight w:val="0"/>
          <w:marTop w:val="200"/>
          <w:marBottom w:val="0"/>
          <w:divBdr>
            <w:top w:val="none" w:sz="0" w:space="0" w:color="auto"/>
            <w:left w:val="none" w:sz="0" w:space="0" w:color="auto"/>
            <w:bottom w:val="none" w:sz="0" w:space="0" w:color="auto"/>
            <w:right w:val="none" w:sz="0" w:space="0" w:color="auto"/>
          </w:divBdr>
        </w:div>
        <w:div w:id="1843934911">
          <w:marLeft w:val="360"/>
          <w:marRight w:val="0"/>
          <w:marTop w:val="200"/>
          <w:marBottom w:val="0"/>
          <w:divBdr>
            <w:top w:val="none" w:sz="0" w:space="0" w:color="auto"/>
            <w:left w:val="none" w:sz="0" w:space="0" w:color="auto"/>
            <w:bottom w:val="none" w:sz="0" w:space="0" w:color="auto"/>
            <w:right w:val="none" w:sz="0" w:space="0" w:color="auto"/>
          </w:divBdr>
        </w:div>
        <w:div w:id="738745682">
          <w:marLeft w:val="360"/>
          <w:marRight w:val="0"/>
          <w:marTop w:val="200"/>
          <w:marBottom w:val="0"/>
          <w:divBdr>
            <w:top w:val="none" w:sz="0" w:space="0" w:color="auto"/>
            <w:left w:val="none" w:sz="0" w:space="0" w:color="auto"/>
            <w:bottom w:val="none" w:sz="0" w:space="0" w:color="auto"/>
            <w:right w:val="none" w:sz="0" w:space="0" w:color="auto"/>
          </w:divBdr>
        </w:div>
        <w:div w:id="336543700">
          <w:marLeft w:val="360"/>
          <w:marRight w:val="0"/>
          <w:marTop w:val="200"/>
          <w:marBottom w:val="0"/>
          <w:divBdr>
            <w:top w:val="none" w:sz="0" w:space="0" w:color="auto"/>
            <w:left w:val="none" w:sz="0" w:space="0" w:color="auto"/>
            <w:bottom w:val="none" w:sz="0" w:space="0" w:color="auto"/>
            <w:right w:val="none" w:sz="0" w:space="0" w:color="auto"/>
          </w:divBdr>
        </w:div>
        <w:div w:id="1482114648">
          <w:marLeft w:val="360"/>
          <w:marRight w:val="0"/>
          <w:marTop w:val="200"/>
          <w:marBottom w:val="0"/>
          <w:divBdr>
            <w:top w:val="none" w:sz="0" w:space="0" w:color="auto"/>
            <w:left w:val="none" w:sz="0" w:space="0" w:color="auto"/>
            <w:bottom w:val="none" w:sz="0" w:space="0" w:color="auto"/>
            <w:right w:val="none" w:sz="0" w:space="0" w:color="auto"/>
          </w:divBdr>
        </w:div>
      </w:divsChild>
    </w:div>
    <w:div w:id="1147820615">
      <w:bodyDiv w:val="1"/>
      <w:marLeft w:val="0"/>
      <w:marRight w:val="0"/>
      <w:marTop w:val="0"/>
      <w:marBottom w:val="0"/>
      <w:divBdr>
        <w:top w:val="none" w:sz="0" w:space="0" w:color="auto"/>
        <w:left w:val="none" w:sz="0" w:space="0" w:color="auto"/>
        <w:bottom w:val="none" w:sz="0" w:space="0" w:color="auto"/>
        <w:right w:val="none" w:sz="0" w:space="0" w:color="auto"/>
      </w:divBdr>
    </w:div>
    <w:div w:id="1158158265">
      <w:bodyDiv w:val="1"/>
      <w:marLeft w:val="0"/>
      <w:marRight w:val="0"/>
      <w:marTop w:val="0"/>
      <w:marBottom w:val="0"/>
      <w:divBdr>
        <w:top w:val="none" w:sz="0" w:space="0" w:color="auto"/>
        <w:left w:val="none" w:sz="0" w:space="0" w:color="auto"/>
        <w:bottom w:val="none" w:sz="0" w:space="0" w:color="auto"/>
        <w:right w:val="none" w:sz="0" w:space="0" w:color="auto"/>
      </w:divBdr>
      <w:divsChild>
        <w:div w:id="1790928728">
          <w:marLeft w:val="0"/>
          <w:marRight w:val="0"/>
          <w:marTop w:val="0"/>
          <w:marBottom w:val="0"/>
          <w:divBdr>
            <w:top w:val="none" w:sz="0" w:space="0" w:color="auto"/>
            <w:left w:val="none" w:sz="0" w:space="0" w:color="auto"/>
            <w:bottom w:val="none" w:sz="0" w:space="0" w:color="auto"/>
            <w:right w:val="none" w:sz="0" w:space="0" w:color="auto"/>
          </w:divBdr>
        </w:div>
      </w:divsChild>
    </w:div>
    <w:div w:id="1198469396">
      <w:bodyDiv w:val="1"/>
      <w:marLeft w:val="0"/>
      <w:marRight w:val="0"/>
      <w:marTop w:val="0"/>
      <w:marBottom w:val="0"/>
      <w:divBdr>
        <w:top w:val="none" w:sz="0" w:space="0" w:color="auto"/>
        <w:left w:val="none" w:sz="0" w:space="0" w:color="auto"/>
        <w:bottom w:val="none" w:sz="0" w:space="0" w:color="auto"/>
        <w:right w:val="none" w:sz="0" w:space="0" w:color="auto"/>
      </w:divBdr>
    </w:div>
    <w:div w:id="1205943054">
      <w:bodyDiv w:val="1"/>
      <w:marLeft w:val="0"/>
      <w:marRight w:val="0"/>
      <w:marTop w:val="0"/>
      <w:marBottom w:val="0"/>
      <w:divBdr>
        <w:top w:val="none" w:sz="0" w:space="0" w:color="auto"/>
        <w:left w:val="none" w:sz="0" w:space="0" w:color="auto"/>
        <w:bottom w:val="none" w:sz="0" w:space="0" w:color="auto"/>
        <w:right w:val="none" w:sz="0" w:space="0" w:color="auto"/>
      </w:divBdr>
      <w:divsChild>
        <w:div w:id="729839229">
          <w:marLeft w:val="0"/>
          <w:marRight w:val="0"/>
          <w:marTop w:val="0"/>
          <w:marBottom w:val="0"/>
          <w:divBdr>
            <w:top w:val="none" w:sz="0" w:space="0" w:color="auto"/>
            <w:left w:val="none" w:sz="0" w:space="0" w:color="auto"/>
            <w:bottom w:val="none" w:sz="0" w:space="0" w:color="auto"/>
            <w:right w:val="none" w:sz="0" w:space="0" w:color="auto"/>
          </w:divBdr>
        </w:div>
      </w:divsChild>
    </w:div>
    <w:div w:id="1335572819">
      <w:bodyDiv w:val="1"/>
      <w:marLeft w:val="0"/>
      <w:marRight w:val="0"/>
      <w:marTop w:val="0"/>
      <w:marBottom w:val="0"/>
      <w:divBdr>
        <w:top w:val="none" w:sz="0" w:space="0" w:color="auto"/>
        <w:left w:val="none" w:sz="0" w:space="0" w:color="auto"/>
        <w:bottom w:val="none" w:sz="0" w:space="0" w:color="auto"/>
        <w:right w:val="none" w:sz="0" w:space="0" w:color="auto"/>
      </w:divBdr>
      <w:divsChild>
        <w:div w:id="2106607903">
          <w:marLeft w:val="0"/>
          <w:marRight w:val="0"/>
          <w:marTop w:val="0"/>
          <w:marBottom w:val="0"/>
          <w:divBdr>
            <w:top w:val="none" w:sz="0" w:space="0" w:color="auto"/>
            <w:left w:val="none" w:sz="0" w:space="0" w:color="auto"/>
            <w:bottom w:val="none" w:sz="0" w:space="0" w:color="auto"/>
            <w:right w:val="none" w:sz="0" w:space="0" w:color="auto"/>
          </w:divBdr>
          <w:divsChild>
            <w:div w:id="1424229676">
              <w:marLeft w:val="0"/>
              <w:marRight w:val="0"/>
              <w:marTop w:val="0"/>
              <w:marBottom w:val="0"/>
              <w:divBdr>
                <w:top w:val="none" w:sz="0" w:space="0" w:color="auto"/>
                <w:left w:val="none" w:sz="0" w:space="0" w:color="auto"/>
                <w:bottom w:val="none" w:sz="0" w:space="0" w:color="auto"/>
                <w:right w:val="none" w:sz="0" w:space="0" w:color="auto"/>
              </w:divBdr>
              <w:divsChild>
                <w:div w:id="10799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21566">
      <w:bodyDiv w:val="1"/>
      <w:marLeft w:val="0"/>
      <w:marRight w:val="0"/>
      <w:marTop w:val="0"/>
      <w:marBottom w:val="0"/>
      <w:divBdr>
        <w:top w:val="none" w:sz="0" w:space="0" w:color="auto"/>
        <w:left w:val="none" w:sz="0" w:space="0" w:color="auto"/>
        <w:bottom w:val="none" w:sz="0" w:space="0" w:color="auto"/>
        <w:right w:val="none" w:sz="0" w:space="0" w:color="auto"/>
      </w:divBdr>
      <w:divsChild>
        <w:div w:id="249631103">
          <w:marLeft w:val="0"/>
          <w:marRight w:val="0"/>
          <w:marTop w:val="0"/>
          <w:marBottom w:val="0"/>
          <w:divBdr>
            <w:top w:val="none" w:sz="0" w:space="0" w:color="auto"/>
            <w:left w:val="none" w:sz="0" w:space="0" w:color="auto"/>
            <w:bottom w:val="none" w:sz="0" w:space="0" w:color="auto"/>
            <w:right w:val="none" w:sz="0" w:space="0" w:color="auto"/>
          </w:divBdr>
          <w:divsChild>
            <w:div w:id="2141023630">
              <w:marLeft w:val="0"/>
              <w:marRight w:val="0"/>
              <w:marTop w:val="0"/>
              <w:marBottom w:val="0"/>
              <w:divBdr>
                <w:top w:val="none" w:sz="0" w:space="0" w:color="auto"/>
                <w:left w:val="none" w:sz="0" w:space="0" w:color="auto"/>
                <w:bottom w:val="none" w:sz="0" w:space="0" w:color="auto"/>
                <w:right w:val="none" w:sz="0" w:space="0" w:color="auto"/>
              </w:divBdr>
              <w:divsChild>
                <w:div w:id="478765453">
                  <w:marLeft w:val="0"/>
                  <w:marRight w:val="0"/>
                  <w:marTop w:val="0"/>
                  <w:marBottom w:val="0"/>
                  <w:divBdr>
                    <w:top w:val="none" w:sz="0" w:space="0" w:color="auto"/>
                    <w:left w:val="none" w:sz="0" w:space="0" w:color="auto"/>
                    <w:bottom w:val="none" w:sz="0" w:space="0" w:color="auto"/>
                    <w:right w:val="none" w:sz="0" w:space="0" w:color="auto"/>
                  </w:divBdr>
                  <w:divsChild>
                    <w:div w:id="4235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24386">
      <w:bodyDiv w:val="1"/>
      <w:marLeft w:val="0"/>
      <w:marRight w:val="0"/>
      <w:marTop w:val="0"/>
      <w:marBottom w:val="0"/>
      <w:divBdr>
        <w:top w:val="none" w:sz="0" w:space="0" w:color="auto"/>
        <w:left w:val="none" w:sz="0" w:space="0" w:color="auto"/>
        <w:bottom w:val="none" w:sz="0" w:space="0" w:color="auto"/>
        <w:right w:val="none" w:sz="0" w:space="0" w:color="auto"/>
      </w:divBdr>
      <w:divsChild>
        <w:div w:id="760099549">
          <w:marLeft w:val="0"/>
          <w:marRight w:val="0"/>
          <w:marTop w:val="0"/>
          <w:marBottom w:val="0"/>
          <w:divBdr>
            <w:top w:val="none" w:sz="0" w:space="0" w:color="auto"/>
            <w:left w:val="none" w:sz="0" w:space="0" w:color="auto"/>
            <w:bottom w:val="none" w:sz="0" w:space="0" w:color="auto"/>
            <w:right w:val="none" w:sz="0" w:space="0" w:color="auto"/>
          </w:divBdr>
        </w:div>
      </w:divsChild>
    </w:div>
    <w:div w:id="1456027518">
      <w:bodyDiv w:val="1"/>
      <w:marLeft w:val="0"/>
      <w:marRight w:val="0"/>
      <w:marTop w:val="0"/>
      <w:marBottom w:val="0"/>
      <w:divBdr>
        <w:top w:val="none" w:sz="0" w:space="0" w:color="auto"/>
        <w:left w:val="none" w:sz="0" w:space="0" w:color="auto"/>
        <w:bottom w:val="none" w:sz="0" w:space="0" w:color="auto"/>
        <w:right w:val="none" w:sz="0" w:space="0" w:color="auto"/>
      </w:divBdr>
      <w:divsChild>
        <w:div w:id="1479226504">
          <w:marLeft w:val="0"/>
          <w:marRight w:val="0"/>
          <w:marTop w:val="0"/>
          <w:marBottom w:val="0"/>
          <w:divBdr>
            <w:top w:val="none" w:sz="0" w:space="0" w:color="auto"/>
            <w:left w:val="none" w:sz="0" w:space="0" w:color="auto"/>
            <w:bottom w:val="none" w:sz="0" w:space="0" w:color="auto"/>
            <w:right w:val="none" w:sz="0" w:space="0" w:color="auto"/>
          </w:divBdr>
          <w:divsChild>
            <w:div w:id="100031643">
              <w:marLeft w:val="0"/>
              <w:marRight w:val="0"/>
              <w:marTop w:val="0"/>
              <w:marBottom w:val="0"/>
              <w:divBdr>
                <w:top w:val="none" w:sz="0" w:space="0" w:color="auto"/>
                <w:left w:val="none" w:sz="0" w:space="0" w:color="auto"/>
                <w:bottom w:val="none" w:sz="0" w:space="0" w:color="auto"/>
                <w:right w:val="none" w:sz="0" w:space="0" w:color="auto"/>
              </w:divBdr>
              <w:divsChild>
                <w:div w:id="9199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99785">
      <w:bodyDiv w:val="1"/>
      <w:marLeft w:val="0"/>
      <w:marRight w:val="0"/>
      <w:marTop w:val="0"/>
      <w:marBottom w:val="0"/>
      <w:divBdr>
        <w:top w:val="none" w:sz="0" w:space="0" w:color="auto"/>
        <w:left w:val="none" w:sz="0" w:space="0" w:color="auto"/>
        <w:bottom w:val="none" w:sz="0" w:space="0" w:color="auto"/>
        <w:right w:val="none" w:sz="0" w:space="0" w:color="auto"/>
      </w:divBdr>
      <w:divsChild>
        <w:div w:id="94985518">
          <w:marLeft w:val="0"/>
          <w:marRight w:val="0"/>
          <w:marTop w:val="0"/>
          <w:marBottom w:val="0"/>
          <w:divBdr>
            <w:top w:val="none" w:sz="0" w:space="0" w:color="auto"/>
            <w:left w:val="none" w:sz="0" w:space="0" w:color="auto"/>
            <w:bottom w:val="none" w:sz="0" w:space="0" w:color="auto"/>
            <w:right w:val="none" w:sz="0" w:space="0" w:color="auto"/>
          </w:divBdr>
          <w:divsChild>
            <w:div w:id="1610160900">
              <w:marLeft w:val="0"/>
              <w:marRight w:val="0"/>
              <w:marTop w:val="0"/>
              <w:marBottom w:val="0"/>
              <w:divBdr>
                <w:top w:val="none" w:sz="0" w:space="0" w:color="auto"/>
                <w:left w:val="none" w:sz="0" w:space="0" w:color="auto"/>
                <w:bottom w:val="none" w:sz="0" w:space="0" w:color="auto"/>
                <w:right w:val="none" w:sz="0" w:space="0" w:color="auto"/>
              </w:divBdr>
              <w:divsChild>
                <w:div w:id="6075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35529">
      <w:bodyDiv w:val="1"/>
      <w:marLeft w:val="0"/>
      <w:marRight w:val="0"/>
      <w:marTop w:val="0"/>
      <w:marBottom w:val="0"/>
      <w:divBdr>
        <w:top w:val="none" w:sz="0" w:space="0" w:color="auto"/>
        <w:left w:val="none" w:sz="0" w:space="0" w:color="auto"/>
        <w:bottom w:val="none" w:sz="0" w:space="0" w:color="auto"/>
        <w:right w:val="none" w:sz="0" w:space="0" w:color="auto"/>
      </w:divBdr>
      <w:divsChild>
        <w:div w:id="386757439">
          <w:marLeft w:val="0"/>
          <w:marRight w:val="0"/>
          <w:marTop w:val="0"/>
          <w:marBottom w:val="0"/>
          <w:divBdr>
            <w:top w:val="none" w:sz="0" w:space="0" w:color="auto"/>
            <w:left w:val="none" w:sz="0" w:space="0" w:color="auto"/>
            <w:bottom w:val="none" w:sz="0" w:space="0" w:color="auto"/>
            <w:right w:val="none" w:sz="0" w:space="0" w:color="auto"/>
          </w:divBdr>
          <w:divsChild>
            <w:div w:id="1174228151">
              <w:marLeft w:val="0"/>
              <w:marRight w:val="0"/>
              <w:marTop w:val="0"/>
              <w:marBottom w:val="0"/>
              <w:divBdr>
                <w:top w:val="none" w:sz="0" w:space="0" w:color="auto"/>
                <w:left w:val="none" w:sz="0" w:space="0" w:color="auto"/>
                <w:bottom w:val="none" w:sz="0" w:space="0" w:color="auto"/>
                <w:right w:val="none" w:sz="0" w:space="0" w:color="auto"/>
              </w:divBdr>
              <w:divsChild>
                <w:div w:id="1881477687">
                  <w:marLeft w:val="0"/>
                  <w:marRight w:val="0"/>
                  <w:marTop w:val="0"/>
                  <w:marBottom w:val="0"/>
                  <w:divBdr>
                    <w:top w:val="none" w:sz="0" w:space="0" w:color="auto"/>
                    <w:left w:val="none" w:sz="0" w:space="0" w:color="auto"/>
                    <w:bottom w:val="none" w:sz="0" w:space="0" w:color="auto"/>
                    <w:right w:val="none" w:sz="0" w:space="0" w:color="auto"/>
                  </w:divBdr>
                  <w:divsChild>
                    <w:div w:id="6483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41940">
      <w:bodyDiv w:val="1"/>
      <w:marLeft w:val="0"/>
      <w:marRight w:val="0"/>
      <w:marTop w:val="0"/>
      <w:marBottom w:val="0"/>
      <w:divBdr>
        <w:top w:val="none" w:sz="0" w:space="0" w:color="auto"/>
        <w:left w:val="none" w:sz="0" w:space="0" w:color="auto"/>
        <w:bottom w:val="none" w:sz="0" w:space="0" w:color="auto"/>
        <w:right w:val="none" w:sz="0" w:space="0" w:color="auto"/>
      </w:divBdr>
      <w:divsChild>
        <w:div w:id="627125804">
          <w:marLeft w:val="0"/>
          <w:marRight w:val="0"/>
          <w:marTop w:val="0"/>
          <w:marBottom w:val="0"/>
          <w:divBdr>
            <w:top w:val="none" w:sz="0" w:space="0" w:color="auto"/>
            <w:left w:val="none" w:sz="0" w:space="0" w:color="auto"/>
            <w:bottom w:val="none" w:sz="0" w:space="0" w:color="auto"/>
            <w:right w:val="none" w:sz="0" w:space="0" w:color="auto"/>
          </w:divBdr>
          <w:divsChild>
            <w:div w:id="1555000682">
              <w:marLeft w:val="0"/>
              <w:marRight w:val="0"/>
              <w:marTop w:val="0"/>
              <w:marBottom w:val="0"/>
              <w:divBdr>
                <w:top w:val="none" w:sz="0" w:space="0" w:color="auto"/>
                <w:left w:val="none" w:sz="0" w:space="0" w:color="auto"/>
                <w:bottom w:val="none" w:sz="0" w:space="0" w:color="auto"/>
                <w:right w:val="none" w:sz="0" w:space="0" w:color="auto"/>
              </w:divBdr>
              <w:divsChild>
                <w:div w:id="1805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5700">
      <w:bodyDiv w:val="1"/>
      <w:marLeft w:val="0"/>
      <w:marRight w:val="0"/>
      <w:marTop w:val="0"/>
      <w:marBottom w:val="0"/>
      <w:divBdr>
        <w:top w:val="none" w:sz="0" w:space="0" w:color="auto"/>
        <w:left w:val="none" w:sz="0" w:space="0" w:color="auto"/>
        <w:bottom w:val="none" w:sz="0" w:space="0" w:color="auto"/>
        <w:right w:val="none" w:sz="0" w:space="0" w:color="auto"/>
      </w:divBdr>
      <w:divsChild>
        <w:div w:id="239369921">
          <w:marLeft w:val="0"/>
          <w:marRight w:val="0"/>
          <w:marTop w:val="0"/>
          <w:marBottom w:val="0"/>
          <w:divBdr>
            <w:top w:val="none" w:sz="0" w:space="0" w:color="auto"/>
            <w:left w:val="none" w:sz="0" w:space="0" w:color="auto"/>
            <w:bottom w:val="none" w:sz="0" w:space="0" w:color="auto"/>
            <w:right w:val="none" w:sz="0" w:space="0" w:color="auto"/>
          </w:divBdr>
          <w:divsChild>
            <w:div w:id="913780706">
              <w:marLeft w:val="0"/>
              <w:marRight w:val="0"/>
              <w:marTop w:val="0"/>
              <w:marBottom w:val="0"/>
              <w:divBdr>
                <w:top w:val="none" w:sz="0" w:space="0" w:color="auto"/>
                <w:left w:val="none" w:sz="0" w:space="0" w:color="auto"/>
                <w:bottom w:val="none" w:sz="0" w:space="0" w:color="auto"/>
                <w:right w:val="none" w:sz="0" w:space="0" w:color="auto"/>
              </w:divBdr>
              <w:divsChild>
                <w:div w:id="9097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1596">
      <w:bodyDiv w:val="1"/>
      <w:marLeft w:val="0"/>
      <w:marRight w:val="0"/>
      <w:marTop w:val="0"/>
      <w:marBottom w:val="0"/>
      <w:divBdr>
        <w:top w:val="none" w:sz="0" w:space="0" w:color="auto"/>
        <w:left w:val="none" w:sz="0" w:space="0" w:color="auto"/>
        <w:bottom w:val="none" w:sz="0" w:space="0" w:color="auto"/>
        <w:right w:val="none" w:sz="0" w:space="0" w:color="auto"/>
      </w:divBdr>
      <w:divsChild>
        <w:div w:id="5862364">
          <w:marLeft w:val="0"/>
          <w:marRight w:val="0"/>
          <w:marTop w:val="0"/>
          <w:marBottom w:val="0"/>
          <w:divBdr>
            <w:top w:val="none" w:sz="0" w:space="0" w:color="auto"/>
            <w:left w:val="none" w:sz="0" w:space="0" w:color="auto"/>
            <w:bottom w:val="none" w:sz="0" w:space="0" w:color="auto"/>
            <w:right w:val="none" w:sz="0" w:space="0" w:color="auto"/>
          </w:divBdr>
          <w:divsChild>
            <w:div w:id="1013190910">
              <w:marLeft w:val="0"/>
              <w:marRight w:val="0"/>
              <w:marTop w:val="0"/>
              <w:marBottom w:val="0"/>
              <w:divBdr>
                <w:top w:val="none" w:sz="0" w:space="0" w:color="auto"/>
                <w:left w:val="none" w:sz="0" w:space="0" w:color="auto"/>
                <w:bottom w:val="none" w:sz="0" w:space="0" w:color="auto"/>
                <w:right w:val="none" w:sz="0" w:space="0" w:color="auto"/>
              </w:divBdr>
              <w:divsChild>
                <w:div w:id="1883980526">
                  <w:marLeft w:val="0"/>
                  <w:marRight w:val="0"/>
                  <w:marTop w:val="0"/>
                  <w:marBottom w:val="0"/>
                  <w:divBdr>
                    <w:top w:val="none" w:sz="0" w:space="0" w:color="auto"/>
                    <w:left w:val="none" w:sz="0" w:space="0" w:color="auto"/>
                    <w:bottom w:val="none" w:sz="0" w:space="0" w:color="auto"/>
                    <w:right w:val="none" w:sz="0" w:space="0" w:color="auto"/>
                  </w:divBdr>
                  <w:divsChild>
                    <w:div w:id="19113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52586">
      <w:bodyDiv w:val="1"/>
      <w:marLeft w:val="0"/>
      <w:marRight w:val="0"/>
      <w:marTop w:val="0"/>
      <w:marBottom w:val="0"/>
      <w:divBdr>
        <w:top w:val="none" w:sz="0" w:space="0" w:color="auto"/>
        <w:left w:val="none" w:sz="0" w:space="0" w:color="auto"/>
        <w:bottom w:val="none" w:sz="0" w:space="0" w:color="auto"/>
        <w:right w:val="none" w:sz="0" w:space="0" w:color="auto"/>
      </w:divBdr>
      <w:divsChild>
        <w:div w:id="1752316287">
          <w:marLeft w:val="0"/>
          <w:marRight w:val="0"/>
          <w:marTop w:val="0"/>
          <w:marBottom w:val="0"/>
          <w:divBdr>
            <w:top w:val="none" w:sz="0" w:space="0" w:color="auto"/>
            <w:left w:val="none" w:sz="0" w:space="0" w:color="auto"/>
            <w:bottom w:val="none" w:sz="0" w:space="0" w:color="auto"/>
            <w:right w:val="none" w:sz="0" w:space="0" w:color="auto"/>
          </w:divBdr>
          <w:divsChild>
            <w:div w:id="54545516">
              <w:marLeft w:val="0"/>
              <w:marRight w:val="0"/>
              <w:marTop w:val="0"/>
              <w:marBottom w:val="0"/>
              <w:divBdr>
                <w:top w:val="none" w:sz="0" w:space="0" w:color="auto"/>
                <w:left w:val="none" w:sz="0" w:space="0" w:color="auto"/>
                <w:bottom w:val="none" w:sz="0" w:space="0" w:color="auto"/>
                <w:right w:val="none" w:sz="0" w:space="0" w:color="auto"/>
              </w:divBdr>
              <w:divsChild>
                <w:div w:id="12505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35158">
      <w:bodyDiv w:val="1"/>
      <w:marLeft w:val="0"/>
      <w:marRight w:val="0"/>
      <w:marTop w:val="0"/>
      <w:marBottom w:val="0"/>
      <w:divBdr>
        <w:top w:val="none" w:sz="0" w:space="0" w:color="auto"/>
        <w:left w:val="none" w:sz="0" w:space="0" w:color="auto"/>
        <w:bottom w:val="none" w:sz="0" w:space="0" w:color="auto"/>
        <w:right w:val="none" w:sz="0" w:space="0" w:color="auto"/>
      </w:divBdr>
      <w:divsChild>
        <w:div w:id="1617442986">
          <w:marLeft w:val="0"/>
          <w:marRight w:val="0"/>
          <w:marTop w:val="0"/>
          <w:marBottom w:val="0"/>
          <w:divBdr>
            <w:top w:val="none" w:sz="0" w:space="0" w:color="auto"/>
            <w:left w:val="none" w:sz="0" w:space="0" w:color="auto"/>
            <w:bottom w:val="none" w:sz="0" w:space="0" w:color="auto"/>
            <w:right w:val="none" w:sz="0" w:space="0" w:color="auto"/>
          </w:divBdr>
        </w:div>
      </w:divsChild>
    </w:div>
    <w:div w:id="1670600935">
      <w:bodyDiv w:val="1"/>
      <w:marLeft w:val="0"/>
      <w:marRight w:val="0"/>
      <w:marTop w:val="0"/>
      <w:marBottom w:val="0"/>
      <w:divBdr>
        <w:top w:val="none" w:sz="0" w:space="0" w:color="auto"/>
        <w:left w:val="none" w:sz="0" w:space="0" w:color="auto"/>
        <w:bottom w:val="none" w:sz="0" w:space="0" w:color="auto"/>
        <w:right w:val="none" w:sz="0" w:space="0" w:color="auto"/>
      </w:divBdr>
      <w:divsChild>
        <w:div w:id="457839540">
          <w:marLeft w:val="0"/>
          <w:marRight w:val="0"/>
          <w:marTop w:val="0"/>
          <w:marBottom w:val="0"/>
          <w:divBdr>
            <w:top w:val="none" w:sz="0" w:space="0" w:color="auto"/>
            <w:left w:val="none" w:sz="0" w:space="0" w:color="auto"/>
            <w:bottom w:val="none" w:sz="0" w:space="0" w:color="auto"/>
            <w:right w:val="none" w:sz="0" w:space="0" w:color="auto"/>
          </w:divBdr>
        </w:div>
      </w:divsChild>
    </w:div>
    <w:div w:id="1680082060">
      <w:bodyDiv w:val="1"/>
      <w:marLeft w:val="0"/>
      <w:marRight w:val="0"/>
      <w:marTop w:val="0"/>
      <w:marBottom w:val="0"/>
      <w:divBdr>
        <w:top w:val="none" w:sz="0" w:space="0" w:color="auto"/>
        <w:left w:val="none" w:sz="0" w:space="0" w:color="auto"/>
        <w:bottom w:val="none" w:sz="0" w:space="0" w:color="auto"/>
        <w:right w:val="none" w:sz="0" w:space="0" w:color="auto"/>
      </w:divBdr>
    </w:div>
    <w:div w:id="1701934671">
      <w:bodyDiv w:val="1"/>
      <w:marLeft w:val="0"/>
      <w:marRight w:val="0"/>
      <w:marTop w:val="0"/>
      <w:marBottom w:val="0"/>
      <w:divBdr>
        <w:top w:val="none" w:sz="0" w:space="0" w:color="auto"/>
        <w:left w:val="none" w:sz="0" w:space="0" w:color="auto"/>
        <w:bottom w:val="none" w:sz="0" w:space="0" w:color="auto"/>
        <w:right w:val="none" w:sz="0" w:space="0" w:color="auto"/>
      </w:divBdr>
      <w:divsChild>
        <w:div w:id="1381050767">
          <w:marLeft w:val="0"/>
          <w:marRight w:val="0"/>
          <w:marTop w:val="0"/>
          <w:marBottom w:val="0"/>
          <w:divBdr>
            <w:top w:val="none" w:sz="0" w:space="0" w:color="auto"/>
            <w:left w:val="none" w:sz="0" w:space="0" w:color="auto"/>
            <w:bottom w:val="none" w:sz="0" w:space="0" w:color="auto"/>
            <w:right w:val="none" w:sz="0" w:space="0" w:color="auto"/>
          </w:divBdr>
          <w:divsChild>
            <w:div w:id="1373656309">
              <w:marLeft w:val="0"/>
              <w:marRight w:val="0"/>
              <w:marTop w:val="0"/>
              <w:marBottom w:val="0"/>
              <w:divBdr>
                <w:top w:val="none" w:sz="0" w:space="0" w:color="auto"/>
                <w:left w:val="none" w:sz="0" w:space="0" w:color="auto"/>
                <w:bottom w:val="none" w:sz="0" w:space="0" w:color="auto"/>
                <w:right w:val="none" w:sz="0" w:space="0" w:color="auto"/>
              </w:divBdr>
              <w:divsChild>
                <w:div w:id="420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8250">
      <w:bodyDiv w:val="1"/>
      <w:marLeft w:val="0"/>
      <w:marRight w:val="0"/>
      <w:marTop w:val="0"/>
      <w:marBottom w:val="0"/>
      <w:divBdr>
        <w:top w:val="none" w:sz="0" w:space="0" w:color="auto"/>
        <w:left w:val="none" w:sz="0" w:space="0" w:color="auto"/>
        <w:bottom w:val="none" w:sz="0" w:space="0" w:color="auto"/>
        <w:right w:val="none" w:sz="0" w:space="0" w:color="auto"/>
      </w:divBdr>
      <w:divsChild>
        <w:div w:id="1113748234">
          <w:marLeft w:val="0"/>
          <w:marRight w:val="0"/>
          <w:marTop w:val="0"/>
          <w:marBottom w:val="0"/>
          <w:divBdr>
            <w:top w:val="none" w:sz="0" w:space="0" w:color="auto"/>
            <w:left w:val="none" w:sz="0" w:space="0" w:color="auto"/>
            <w:bottom w:val="none" w:sz="0" w:space="0" w:color="auto"/>
            <w:right w:val="none" w:sz="0" w:space="0" w:color="auto"/>
          </w:divBdr>
          <w:divsChild>
            <w:div w:id="1636639498">
              <w:marLeft w:val="0"/>
              <w:marRight w:val="0"/>
              <w:marTop w:val="0"/>
              <w:marBottom w:val="0"/>
              <w:divBdr>
                <w:top w:val="none" w:sz="0" w:space="0" w:color="auto"/>
                <w:left w:val="none" w:sz="0" w:space="0" w:color="auto"/>
                <w:bottom w:val="none" w:sz="0" w:space="0" w:color="auto"/>
                <w:right w:val="none" w:sz="0" w:space="0" w:color="auto"/>
              </w:divBdr>
              <w:divsChild>
                <w:div w:id="1452362346">
                  <w:marLeft w:val="0"/>
                  <w:marRight w:val="0"/>
                  <w:marTop w:val="0"/>
                  <w:marBottom w:val="0"/>
                  <w:divBdr>
                    <w:top w:val="none" w:sz="0" w:space="0" w:color="auto"/>
                    <w:left w:val="none" w:sz="0" w:space="0" w:color="auto"/>
                    <w:bottom w:val="none" w:sz="0" w:space="0" w:color="auto"/>
                    <w:right w:val="none" w:sz="0" w:space="0" w:color="auto"/>
                  </w:divBdr>
                  <w:divsChild>
                    <w:div w:id="10025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0983">
      <w:bodyDiv w:val="1"/>
      <w:marLeft w:val="0"/>
      <w:marRight w:val="0"/>
      <w:marTop w:val="0"/>
      <w:marBottom w:val="0"/>
      <w:divBdr>
        <w:top w:val="none" w:sz="0" w:space="0" w:color="auto"/>
        <w:left w:val="none" w:sz="0" w:space="0" w:color="auto"/>
        <w:bottom w:val="none" w:sz="0" w:space="0" w:color="auto"/>
        <w:right w:val="none" w:sz="0" w:space="0" w:color="auto"/>
      </w:divBdr>
      <w:divsChild>
        <w:div w:id="1136874641">
          <w:marLeft w:val="0"/>
          <w:marRight w:val="0"/>
          <w:marTop w:val="0"/>
          <w:marBottom w:val="0"/>
          <w:divBdr>
            <w:top w:val="none" w:sz="0" w:space="0" w:color="auto"/>
            <w:left w:val="none" w:sz="0" w:space="0" w:color="auto"/>
            <w:bottom w:val="none" w:sz="0" w:space="0" w:color="auto"/>
            <w:right w:val="none" w:sz="0" w:space="0" w:color="auto"/>
          </w:divBdr>
          <w:divsChild>
            <w:div w:id="234432897">
              <w:marLeft w:val="0"/>
              <w:marRight w:val="0"/>
              <w:marTop w:val="0"/>
              <w:marBottom w:val="0"/>
              <w:divBdr>
                <w:top w:val="none" w:sz="0" w:space="0" w:color="auto"/>
                <w:left w:val="none" w:sz="0" w:space="0" w:color="auto"/>
                <w:bottom w:val="none" w:sz="0" w:space="0" w:color="auto"/>
                <w:right w:val="none" w:sz="0" w:space="0" w:color="auto"/>
              </w:divBdr>
              <w:divsChild>
                <w:div w:id="10303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88298">
      <w:bodyDiv w:val="1"/>
      <w:marLeft w:val="0"/>
      <w:marRight w:val="0"/>
      <w:marTop w:val="0"/>
      <w:marBottom w:val="0"/>
      <w:divBdr>
        <w:top w:val="none" w:sz="0" w:space="0" w:color="auto"/>
        <w:left w:val="none" w:sz="0" w:space="0" w:color="auto"/>
        <w:bottom w:val="none" w:sz="0" w:space="0" w:color="auto"/>
        <w:right w:val="none" w:sz="0" w:space="0" w:color="auto"/>
      </w:divBdr>
      <w:divsChild>
        <w:div w:id="314337243">
          <w:marLeft w:val="0"/>
          <w:marRight w:val="0"/>
          <w:marTop w:val="0"/>
          <w:marBottom w:val="0"/>
          <w:divBdr>
            <w:top w:val="none" w:sz="0" w:space="0" w:color="auto"/>
            <w:left w:val="none" w:sz="0" w:space="0" w:color="auto"/>
            <w:bottom w:val="none" w:sz="0" w:space="0" w:color="auto"/>
            <w:right w:val="none" w:sz="0" w:space="0" w:color="auto"/>
          </w:divBdr>
          <w:divsChild>
            <w:div w:id="1266771472">
              <w:marLeft w:val="0"/>
              <w:marRight w:val="0"/>
              <w:marTop w:val="0"/>
              <w:marBottom w:val="0"/>
              <w:divBdr>
                <w:top w:val="none" w:sz="0" w:space="0" w:color="auto"/>
                <w:left w:val="none" w:sz="0" w:space="0" w:color="auto"/>
                <w:bottom w:val="none" w:sz="0" w:space="0" w:color="auto"/>
                <w:right w:val="none" w:sz="0" w:space="0" w:color="auto"/>
              </w:divBdr>
              <w:divsChild>
                <w:div w:id="1032069618">
                  <w:marLeft w:val="0"/>
                  <w:marRight w:val="0"/>
                  <w:marTop w:val="0"/>
                  <w:marBottom w:val="0"/>
                  <w:divBdr>
                    <w:top w:val="none" w:sz="0" w:space="0" w:color="auto"/>
                    <w:left w:val="none" w:sz="0" w:space="0" w:color="auto"/>
                    <w:bottom w:val="none" w:sz="0" w:space="0" w:color="auto"/>
                    <w:right w:val="none" w:sz="0" w:space="0" w:color="auto"/>
                  </w:divBdr>
                  <w:divsChild>
                    <w:div w:id="3176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89984">
      <w:bodyDiv w:val="1"/>
      <w:marLeft w:val="0"/>
      <w:marRight w:val="0"/>
      <w:marTop w:val="0"/>
      <w:marBottom w:val="0"/>
      <w:divBdr>
        <w:top w:val="none" w:sz="0" w:space="0" w:color="auto"/>
        <w:left w:val="none" w:sz="0" w:space="0" w:color="auto"/>
        <w:bottom w:val="none" w:sz="0" w:space="0" w:color="auto"/>
        <w:right w:val="none" w:sz="0" w:space="0" w:color="auto"/>
      </w:divBdr>
      <w:divsChild>
        <w:div w:id="2110471051">
          <w:marLeft w:val="0"/>
          <w:marRight w:val="0"/>
          <w:marTop w:val="0"/>
          <w:marBottom w:val="0"/>
          <w:divBdr>
            <w:top w:val="none" w:sz="0" w:space="0" w:color="auto"/>
            <w:left w:val="none" w:sz="0" w:space="0" w:color="auto"/>
            <w:bottom w:val="none" w:sz="0" w:space="0" w:color="auto"/>
            <w:right w:val="none" w:sz="0" w:space="0" w:color="auto"/>
          </w:divBdr>
          <w:divsChild>
            <w:div w:id="1473863106">
              <w:marLeft w:val="0"/>
              <w:marRight w:val="0"/>
              <w:marTop w:val="0"/>
              <w:marBottom w:val="0"/>
              <w:divBdr>
                <w:top w:val="none" w:sz="0" w:space="0" w:color="auto"/>
                <w:left w:val="none" w:sz="0" w:space="0" w:color="auto"/>
                <w:bottom w:val="none" w:sz="0" w:space="0" w:color="auto"/>
                <w:right w:val="none" w:sz="0" w:space="0" w:color="auto"/>
              </w:divBdr>
              <w:divsChild>
                <w:div w:id="1614365573">
                  <w:marLeft w:val="0"/>
                  <w:marRight w:val="0"/>
                  <w:marTop w:val="0"/>
                  <w:marBottom w:val="0"/>
                  <w:divBdr>
                    <w:top w:val="none" w:sz="0" w:space="0" w:color="auto"/>
                    <w:left w:val="none" w:sz="0" w:space="0" w:color="auto"/>
                    <w:bottom w:val="none" w:sz="0" w:space="0" w:color="auto"/>
                    <w:right w:val="none" w:sz="0" w:space="0" w:color="auto"/>
                  </w:divBdr>
                  <w:divsChild>
                    <w:div w:id="10065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15567">
      <w:bodyDiv w:val="1"/>
      <w:marLeft w:val="0"/>
      <w:marRight w:val="0"/>
      <w:marTop w:val="0"/>
      <w:marBottom w:val="0"/>
      <w:divBdr>
        <w:top w:val="none" w:sz="0" w:space="0" w:color="auto"/>
        <w:left w:val="none" w:sz="0" w:space="0" w:color="auto"/>
        <w:bottom w:val="none" w:sz="0" w:space="0" w:color="auto"/>
        <w:right w:val="none" w:sz="0" w:space="0" w:color="auto"/>
      </w:divBdr>
    </w:div>
    <w:div w:id="1951085604">
      <w:bodyDiv w:val="1"/>
      <w:marLeft w:val="0"/>
      <w:marRight w:val="0"/>
      <w:marTop w:val="0"/>
      <w:marBottom w:val="0"/>
      <w:divBdr>
        <w:top w:val="none" w:sz="0" w:space="0" w:color="auto"/>
        <w:left w:val="none" w:sz="0" w:space="0" w:color="auto"/>
        <w:bottom w:val="none" w:sz="0" w:space="0" w:color="auto"/>
        <w:right w:val="none" w:sz="0" w:space="0" w:color="auto"/>
      </w:divBdr>
    </w:div>
    <w:div w:id="1969697383">
      <w:bodyDiv w:val="1"/>
      <w:marLeft w:val="0"/>
      <w:marRight w:val="0"/>
      <w:marTop w:val="0"/>
      <w:marBottom w:val="0"/>
      <w:divBdr>
        <w:top w:val="none" w:sz="0" w:space="0" w:color="auto"/>
        <w:left w:val="none" w:sz="0" w:space="0" w:color="auto"/>
        <w:bottom w:val="none" w:sz="0" w:space="0" w:color="auto"/>
        <w:right w:val="none" w:sz="0" w:space="0" w:color="auto"/>
      </w:divBdr>
      <w:divsChild>
        <w:div w:id="1367409784">
          <w:marLeft w:val="0"/>
          <w:marRight w:val="0"/>
          <w:marTop w:val="0"/>
          <w:marBottom w:val="0"/>
          <w:divBdr>
            <w:top w:val="none" w:sz="0" w:space="0" w:color="auto"/>
            <w:left w:val="none" w:sz="0" w:space="0" w:color="auto"/>
            <w:bottom w:val="none" w:sz="0" w:space="0" w:color="auto"/>
            <w:right w:val="none" w:sz="0" w:space="0" w:color="auto"/>
          </w:divBdr>
          <w:divsChild>
            <w:div w:id="16414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5965">
      <w:bodyDiv w:val="1"/>
      <w:marLeft w:val="0"/>
      <w:marRight w:val="0"/>
      <w:marTop w:val="0"/>
      <w:marBottom w:val="0"/>
      <w:divBdr>
        <w:top w:val="none" w:sz="0" w:space="0" w:color="auto"/>
        <w:left w:val="none" w:sz="0" w:space="0" w:color="auto"/>
        <w:bottom w:val="none" w:sz="0" w:space="0" w:color="auto"/>
        <w:right w:val="none" w:sz="0" w:space="0" w:color="auto"/>
      </w:divBdr>
      <w:divsChild>
        <w:div w:id="413747278">
          <w:marLeft w:val="0"/>
          <w:marRight w:val="0"/>
          <w:marTop w:val="0"/>
          <w:marBottom w:val="0"/>
          <w:divBdr>
            <w:top w:val="none" w:sz="0" w:space="0" w:color="auto"/>
            <w:left w:val="none" w:sz="0" w:space="0" w:color="auto"/>
            <w:bottom w:val="none" w:sz="0" w:space="0" w:color="auto"/>
            <w:right w:val="none" w:sz="0" w:space="0" w:color="auto"/>
          </w:divBdr>
          <w:divsChild>
            <w:div w:id="1590315217">
              <w:marLeft w:val="0"/>
              <w:marRight w:val="0"/>
              <w:marTop w:val="0"/>
              <w:marBottom w:val="0"/>
              <w:divBdr>
                <w:top w:val="none" w:sz="0" w:space="0" w:color="auto"/>
                <w:left w:val="none" w:sz="0" w:space="0" w:color="auto"/>
                <w:bottom w:val="none" w:sz="0" w:space="0" w:color="auto"/>
                <w:right w:val="none" w:sz="0" w:space="0" w:color="auto"/>
              </w:divBdr>
              <w:divsChild>
                <w:div w:id="1547449757">
                  <w:marLeft w:val="0"/>
                  <w:marRight w:val="0"/>
                  <w:marTop w:val="0"/>
                  <w:marBottom w:val="0"/>
                  <w:divBdr>
                    <w:top w:val="none" w:sz="0" w:space="0" w:color="auto"/>
                    <w:left w:val="none" w:sz="0" w:space="0" w:color="auto"/>
                    <w:bottom w:val="none" w:sz="0" w:space="0" w:color="auto"/>
                    <w:right w:val="none" w:sz="0" w:space="0" w:color="auto"/>
                  </w:divBdr>
                  <w:divsChild>
                    <w:div w:id="15474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272431">
      <w:bodyDiv w:val="1"/>
      <w:marLeft w:val="0"/>
      <w:marRight w:val="0"/>
      <w:marTop w:val="0"/>
      <w:marBottom w:val="0"/>
      <w:divBdr>
        <w:top w:val="none" w:sz="0" w:space="0" w:color="auto"/>
        <w:left w:val="none" w:sz="0" w:space="0" w:color="auto"/>
        <w:bottom w:val="none" w:sz="0" w:space="0" w:color="auto"/>
        <w:right w:val="none" w:sz="0" w:space="0" w:color="auto"/>
      </w:divBdr>
      <w:divsChild>
        <w:div w:id="378865164">
          <w:marLeft w:val="0"/>
          <w:marRight w:val="0"/>
          <w:marTop w:val="0"/>
          <w:marBottom w:val="0"/>
          <w:divBdr>
            <w:top w:val="none" w:sz="0" w:space="0" w:color="auto"/>
            <w:left w:val="none" w:sz="0" w:space="0" w:color="auto"/>
            <w:bottom w:val="none" w:sz="0" w:space="0" w:color="auto"/>
            <w:right w:val="none" w:sz="0" w:space="0" w:color="auto"/>
          </w:divBdr>
          <w:divsChild>
            <w:div w:id="517548763">
              <w:marLeft w:val="0"/>
              <w:marRight w:val="0"/>
              <w:marTop w:val="0"/>
              <w:marBottom w:val="0"/>
              <w:divBdr>
                <w:top w:val="none" w:sz="0" w:space="0" w:color="auto"/>
                <w:left w:val="none" w:sz="0" w:space="0" w:color="auto"/>
                <w:bottom w:val="none" w:sz="0" w:space="0" w:color="auto"/>
                <w:right w:val="none" w:sz="0" w:space="0" w:color="auto"/>
              </w:divBdr>
              <w:divsChild>
                <w:div w:id="1644584163">
                  <w:marLeft w:val="0"/>
                  <w:marRight w:val="0"/>
                  <w:marTop w:val="0"/>
                  <w:marBottom w:val="0"/>
                  <w:divBdr>
                    <w:top w:val="none" w:sz="0" w:space="0" w:color="auto"/>
                    <w:left w:val="none" w:sz="0" w:space="0" w:color="auto"/>
                    <w:bottom w:val="none" w:sz="0" w:space="0" w:color="auto"/>
                    <w:right w:val="none" w:sz="0" w:space="0" w:color="auto"/>
                  </w:divBdr>
                  <w:divsChild>
                    <w:div w:id="7187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80719">
      <w:bodyDiv w:val="1"/>
      <w:marLeft w:val="0"/>
      <w:marRight w:val="0"/>
      <w:marTop w:val="0"/>
      <w:marBottom w:val="0"/>
      <w:divBdr>
        <w:top w:val="none" w:sz="0" w:space="0" w:color="auto"/>
        <w:left w:val="none" w:sz="0" w:space="0" w:color="auto"/>
        <w:bottom w:val="none" w:sz="0" w:space="0" w:color="auto"/>
        <w:right w:val="none" w:sz="0" w:space="0" w:color="auto"/>
      </w:divBdr>
      <w:divsChild>
        <w:div w:id="948776529">
          <w:marLeft w:val="360"/>
          <w:marRight w:val="0"/>
          <w:marTop w:val="200"/>
          <w:marBottom w:val="0"/>
          <w:divBdr>
            <w:top w:val="none" w:sz="0" w:space="0" w:color="auto"/>
            <w:left w:val="none" w:sz="0" w:space="0" w:color="auto"/>
            <w:bottom w:val="none" w:sz="0" w:space="0" w:color="auto"/>
            <w:right w:val="none" w:sz="0" w:space="0" w:color="auto"/>
          </w:divBdr>
        </w:div>
        <w:div w:id="2042781611">
          <w:marLeft w:val="360"/>
          <w:marRight w:val="0"/>
          <w:marTop w:val="200"/>
          <w:marBottom w:val="0"/>
          <w:divBdr>
            <w:top w:val="none" w:sz="0" w:space="0" w:color="auto"/>
            <w:left w:val="none" w:sz="0" w:space="0" w:color="auto"/>
            <w:bottom w:val="none" w:sz="0" w:space="0" w:color="auto"/>
            <w:right w:val="none" w:sz="0" w:space="0" w:color="auto"/>
          </w:divBdr>
        </w:div>
        <w:div w:id="1742946379">
          <w:marLeft w:val="360"/>
          <w:marRight w:val="0"/>
          <w:marTop w:val="200"/>
          <w:marBottom w:val="0"/>
          <w:divBdr>
            <w:top w:val="none" w:sz="0" w:space="0" w:color="auto"/>
            <w:left w:val="none" w:sz="0" w:space="0" w:color="auto"/>
            <w:bottom w:val="none" w:sz="0" w:space="0" w:color="auto"/>
            <w:right w:val="none" w:sz="0" w:space="0" w:color="auto"/>
          </w:divBdr>
        </w:div>
        <w:div w:id="1659504961">
          <w:marLeft w:val="360"/>
          <w:marRight w:val="0"/>
          <w:marTop w:val="200"/>
          <w:marBottom w:val="0"/>
          <w:divBdr>
            <w:top w:val="none" w:sz="0" w:space="0" w:color="auto"/>
            <w:left w:val="none" w:sz="0" w:space="0" w:color="auto"/>
            <w:bottom w:val="none" w:sz="0" w:space="0" w:color="auto"/>
            <w:right w:val="none" w:sz="0" w:space="0" w:color="auto"/>
          </w:divBdr>
        </w:div>
        <w:div w:id="1616210347">
          <w:marLeft w:val="360"/>
          <w:marRight w:val="0"/>
          <w:marTop w:val="200"/>
          <w:marBottom w:val="0"/>
          <w:divBdr>
            <w:top w:val="none" w:sz="0" w:space="0" w:color="auto"/>
            <w:left w:val="none" w:sz="0" w:space="0" w:color="auto"/>
            <w:bottom w:val="none" w:sz="0" w:space="0" w:color="auto"/>
            <w:right w:val="none" w:sz="0" w:space="0" w:color="auto"/>
          </w:divBdr>
        </w:div>
      </w:divsChild>
    </w:div>
    <w:div w:id="2075160906">
      <w:bodyDiv w:val="1"/>
      <w:marLeft w:val="0"/>
      <w:marRight w:val="0"/>
      <w:marTop w:val="0"/>
      <w:marBottom w:val="0"/>
      <w:divBdr>
        <w:top w:val="none" w:sz="0" w:space="0" w:color="auto"/>
        <w:left w:val="none" w:sz="0" w:space="0" w:color="auto"/>
        <w:bottom w:val="none" w:sz="0" w:space="0" w:color="auto"/>
        <w:right w:val="none" w:sz="0" w:space="0" w:color="auto"/>
      </w:divBdr>
    </w:div>
    <w:div w:id="2087263883">
      <w:bodyDiv w:val="1"/>
      <w:marLeft w:val="0"/>
      <w:marRight w:val="0"/>
      <w:marTop w:val="0"/>
      <w:marBottom w:val="0"/>
      <w:divBdr>
        <w:top w:val="none" w:sz="0" w:space="0" w:color="auto"/>
        <w:left w:val="none" w:sz="0" w:space="0" w:color="auto"/>
        <w:bottom w:val="none" w:sz="0" w:space="0" w:color="auto"/>
        <w:right w:val="none" w:sz="0" w:space="0" w:color="auto"/>
      </w:divBdr>
      <w:divsChild>
        <w:div w:id="815950238">
          <w:marLeft w:val="0"/>
          <w:marRight w:val="0"/>
          <w:marTop w:val="0"/>
          <w:marBottom w:val="0"/>
          <w:divBdr>
            <w:top w:val="none" w:sz="0" w:space="0" w:color="auto"/>
            <w:left w:val="none" w:sz="0" w:space="0" w:color="auto"/>
            <w:bottom w:val="none" w:sz="0" w:space="0" w:color="auto"/>
            <w:right w:val="none" w:sz="0" w:space="0" w:color="auto"/>
          </w:divBdr>
        </w:div>
      </w:divsChild>
    </w:div>
    <w:div w:id="2142068764">
      <w:bodyDiv w:val="1"/>
      <w:marLeft w:val="0"/>
      <w:marRight w:val="0"/>
      <w:marTop w:val="0"/>
      <w:marBottom w:val="0"/>
      <w:divBdr>
        <w:top w:val="none" w:sz="0" w:space="0" w:color="auto"/>
        <w:left w:val="none" w:sz="0" w:space="0" w:color="auto"/>
        <w:bottom w:val="none" w:sz="0" w:space="0" w:color="auto"/>
        <w:right w:val="none" w:sz="0" w:space="0" w:color="auto"/>
      </w:divBdr>
      <w:divsChild>
        <w:div w:id="1365599266">
          <w:marLeft w:val="0"/>
          <w:marRight w:val="0"/>
          <w:marTop w:val="0"/>
          <w:marBottom w:val="0"/>
          <w:divBdr>
            <w:top w:val="none" w:sz="0" w:space="0" w:color="auto"/>
            <w:left w:val="none" w:sz="0" w:space="0" w:color="auto"/>
            <w:bottom w:val="none" w:sz="0" w:space="0" w:color="auto"/>
            <w:right w:val="none" w:sz="0" w:space="0" w:color="auto"/>
          </w:divBdr>
          <w:divsChild>
            <w:div w:id="857235655">
              <w:marLeft w:val="0"/>
              <w:marRight w:val="0"/>
              <w:marTop w:val="0"/>
              <w:marBottom w:val="0"/>
              <w:divBdr>
                <w:top w:val="none" w:sz="0" w:space="0" w:color="auto"/>
                <w:left w:val="none" w:sz="0" w:space="0" w:color="auto"/>
                <w:bottom w:val="none" w:sz="0" w:space="0" w:color="auto"/>
                <w:right w:val="none" w:sz="0" w:space="0" w:color="auto"/>
              </w:divBdr>
              <w:divsChild>
                <w:div w:id="8909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reekanthgopi/Downloads/ML%20project%20results%20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latest!$F$3</c:f>
              <c:strCache>
                <c:ptCount val="1"/>
                <c:pt idx="0">
                  <c:v>Accuracy</c:v>
                </c:pt>
              </c:strCache>
            </c:strRef>
          </c:tx>
          <c:spPr>
            <a:solidFill>
              <a:schemeClr val="accent1"/>
            </a:solidFill>
            <a:ln>
              <a:noFill/>
            </a:ln>
            <a:effectLst/>
          </c:spPr>
          <c:invertIfNegative val="0"/>
          <c:cat>
            <c:strRef>
              <c:f>latest!$E$4:$E$13</c:f>
              <c:strCache>
                <c:ptCount val="10"/>
                <c:pt idx="0">
                  <c:v>KNN</c:v>
                </c:pt>
                <c:pt idx="1">
                  <c:v>Random Forest</c:v>
                </c:pt>
                <c:pt idx="2">
                  <c:v>MLP</c:v>
                </c:pt>
                <c:pt idx="3">
                  <c:v>SVC</c:v>
                </c:pt>
                <c:pt idx="4">
                  <c:v>XGBoost</c:v>
                </c:pt>
                <c:pt idx="5">
                  <c:v>Bagging</c:v>
                </c:pt>
                <c:pt idx="6">
                  <c:v>AdaBoost</c:v>
                </c:pt>
                <c:pt idx="7">
                  <c:v>Logistic Regression</c:v>
                </c:pt>
                <c:pt idx="8">
                  <c:v>Decision Tree</c:v>
                </c:pt>
                <c:pt idx="9">
                  <c:v>Naive Bayes</c:v>
                </c:pt>
              </c:strCache>
            </c:strRef>
          </c:cat>
          <c:val>
            <c:numRef>
              <c:f>latest!$F$4:$F$13</c:f>
              <c:numCache>
                <c:formatCode>0%</c:formatCode>
                <c:ptCount val="10"/>
                <c:pt idx="0">
                  <c:v>0.74782599999999999</c:v>
                </c:pt>
                <c:pt idx="1">
                  <c:v>0.725217</c:v>
                </c:pt>
                <c:pt idx="2">
                  <c:v>0.72347799999999995</c:v>
                </c:pt>
                <c:pt idx="3">
                  <c:v>0.71304299999999998</c:v>
                </c:pt>
                <c:pt idx="4">
                  <c:v>0.70782599999999996</c:v>
                </c:pt>
                <c:pt idx="5">
                  <c:v>0.70782599999999996</c:v>
                </c:pt>
                <c:pt idx="6">
                  <c:v>0.69739099999999998</c:v>
                </c:pt>
                <c:pt idx="7">
                  <c:v>0.67652199999999996</c:v>
                </c:pt>
                <c:pt idx="8">
                  <c:v>0.64173899999999995</c:v>
                </c:pt>
                <c:pt idx="9">
                  <c:v>0.59826100000000004</c:v>
                </c:pt>
              </c:numCache>
            </c:numRef>
          </c:val>
          <c:extLst>
            <c:ext xmlns:c16="http://schemas.microsoft.com/office/drawing/2014/chart" uri="{C3380CC4-5D6E-409C-BE32-E72D297353CC}">
              <c16:uniqueId val="{00000000-11AE-2D49-B0BC-F2A41BB6CBDE}"/>
            </c:ext>
          </c:extLst>
        </c:ser>
        <c:dLbls>
          <c:showLegendKey val="0"/>
          <c:showVal val="0"/>
          <c:showCatName val="0"/>
          <c:showSerName val="0"/>
          <c:showPercent val="0"/>
          <c:showBubbleSize val="0"/>
        </c:dLbls>
        <c:gapWidth val="182"/>
        <c:axId val="1050500063"/>
        <c:axId val="1050501711"/>
      </c:barChart>
      <c:catAx>
        <c:axId val="105050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501711"/>
        <c:crosses val="autoZero"/>
        <c:auto val="1"/>
        <c:lblAlgn val="ctr"/>
        <c:lblOffset val="100"/>
        <c:noMultiLvlLbl val="0"/>
      </c:catAx>
      <c:valAx>
        <c:axId val="105050171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500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12C38F-6CD2-F449-9E21-3B5124772C6E}">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27</Pages>
  <Words>11948</Words>
  <Characters>67989</Characters>
  <Application>Microsoft Office Word</Application>
  <DocSecurity>0</DocSecurity>
  <Lines>1282</Lines>
  <Paragraphs>378</Paragraphs>
  <ScaleCrop>false</ScaleCrop>
  <HeadingPairs>
    <vt:vector size="2" baseType="variant">
      <vt:variant>
        <vt:lpstr>Title</vt:lpstr>
      </vt:variant>
      <vt:variant>
        <vt:i4>1</vt:i4>
      </vt:variant>
    </vt:vector>
  </HeadingPairs>
  <TitlesOfParts>
    <vt:vector size="1" baseType="lpstr">
      <vt:lpstr/>
    </vt:vector>
  </TitlesOfParts>
  <Company>Kennesaw State University</Company>
  <LinksUpToDate>false</LinksUpToDate>
  <CharactersWithSpaces>79559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jgarrido</dc:creator>
  <cp:lastModifiedBy>Sreekanth  Gopi</cp:lastModifiedBy>
  <cp:revision>2</cp:revision>
  <cp:lastPrinted>2022-05-03T22:53:00Z</cp:lastPrinted>
  <dcterms:created xsi:type="dcterms:W3CDTF">2022-12-11T15:43:00Z</dcterms:created>
  <dcterms:modified xsi:type="dcterms:W3CDTF">2022-12-11T15:43:00Z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documentId_511</vt:lpwstr>
  </property>
  <property fmtid="{D5CDD505-2E9C-101B-9397-08002B2CF9AE}" pid="3" name="grammarly_documentContext">
    <vt:lpwstr>{"goals":[],"domain":"general","emotions":[],"dialect":"american"}</vt:lpwstr>
  </property>
</Properties>
</file>